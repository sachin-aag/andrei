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10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60" w:firstRow="1" w:lastRow="1" w:firstColumn="0" w:lastColumn="1" w:noHBand="0" w:noVBand="0"/>
        <w:tblPrChange w:author="" w:id="264366627">
          <w:tblPr/>
        </w:tblPrChange>
      </w:tblPr>
      <w:tblGrid>
        <w:gridCol w:w="2980"/>
        <w:gridCol w:w="2495"/>
        <w:gridCol w:w="2495"/>
        <w:gridCol w:w="2489"/>
      </w:tblGrid>
      <w:tr w:rsidRPr="002920B1" w:rsidR="00DD2AA7" w:rsidTr="257A5F30" w14:paraId="44ACCDED" w14:textId="77777777">
        <w:trPr>
          <w:trHeight w:val="286"/>
        </w:trPr>
        <w:tc>
          <w:tcPr>
            <w:tcW w:w="2610" w:type="dxa"/>
            <w:tcBorders>
              <w:top w:val="single" w:color="auto" w:sz="4" w:space="0"/>
              <w:left w:val="single" w:color="auto" w:sz="4" w:space="0"/>
              <w:bottom w:val="single" w:color="auto" w:sz="4" w:space="0"/>
              <w:right w:val="single" w:color="auto" w:sz="4" w:space="0"/>
            </w:tcBorders>
            <w:tcMar/>
            <w:vAlign w:val="center"/>
            <w:hideMark/>
          </w:tcPr>
          <w:p w:rsidRPr="002920B1" w:rsidR="0083029A" w:rsidP="00FA772C" w:rsidRDefault="0083029A" w14:paraId="391994CD" w14:textId="4B6FE3A5">
            <w:pPr>
              <w:rPr>
                <w:sz w:val="24"/>
                <w:szCs w:val="24"/>
              </w:rPr>
            </w:pPr>
            <w:r w:rsidRPr="002920B1">
              <w:rPr>
                <w:sz w:val="24"/>
                <w:szCs w:val="24"/>
              </w:rPr>
              <w:t>Date:</w:t>
            </w:r>
          </w:p>
        </w:tc>
        <w:tc>
          <w:tcPr>
            <w:tcW w:w="2610" w:type="dxa"/>
            <w:tcBorders>
              <w:top w:val="single" w:color="auto" w:sz="4" w:space="0"/>
              <w:left w:val="single" w:color="auto" w:sz="4" w:space="0"/>
              <w:bottom w:val="single" w:color="auto" w:sz="4" w:space="0"/>
              <w:right w:val="single" w:color="auto" w:sz="4" w:space="0"/>
            </w:tcBorders>
            <w:tcMar/>
            <w:vAlign w:val="center"/>
          </w:tcPr>
          <w:p w:rsidRPr="002920B1" w:rsidR="0083029A" w:rsidP="7D462D08" w:rsidRDefault="4E6ED10D" w14:paraId="256E3FAF" w14:textId="0B8AE704">
            <w:pPr>
              <w:spacing w:line="276" w:lineRule="auto"/>
              <w:jc w:val="both"/>
              <w:rPr>
                <w:sz w:val="24"/>
                <w:szCs w:val="24"/>
                <w:highlight w:val="yellow"/>
              </w:rPr>
            </w:pPr>
            <w:r w:rsidRPr="002920B1">
              <w:rPr>
                <w:sz w:val="24"/>
                <w:szCs w:val="24"/>
              </w:rPr>
              <w:t>2</w:t>
            </w:r>
            <w:r w:rsidRPr="002920B1" w:rsidR="00660DC7">
              <w:rPr>
                <w:sz w:val="24"/>
                <w:szCs w:val="24"/>
              </w:rPr>
              <w:t>3</w:t>
            </w:r>
            <w:r w:rsidRPr="002920B1">
              <w:rPr>
                <w:sz w:val="24"/>
                <w:szCs w:val="24"/>
              </w:rPr>
              <w:t>/</w:t>
            </w:r>
            <w:r w:rsidRPr="002920B1" w:rsidR="00205F9B">
              <w:rPr>
                <w:sz w:val="24"/>
                <w:szCs w:val="24"/>
              </w:rPr>
              <w:t>05</w:t>
            </w:r>
            <w:r w:rsidRPr="002920B1">
              <w:rPr>
                <w:sz w:val="24"/>
                <w:szCs w:val="24"/>
              </w:rPr>
              <w:t>/202</w:t>
            </w:r>
            <w:r w:rsidRPr="002920B1" w:rsidR="00205F9B">
              <w:rPr>
                <w:sz w:val="24"/>
                <w:szCs w:val="24"/>
              </w:rPr>
              <w:t>6</w:t>
            </w:r>
          </w:p>
        </w:tc>
        <w:tc>
          <w:tcPr>
            <w:tcW w:w="2610" w:type="dxa"/>
            <w:tcBorders>
              <w:top w:val="single" w:color="auto" w:sz="4" w:space="0"/>
              <w:left w:val="single" w:color="auto" w:sz="4" w:space="0"/>
              <w:bottom w:val="single" w:color="auto" w:sz="4" w:space="0"/>
              <w:right w:val="single" w:color="auto" w:sz="4" w:space="0"/>
            </w:tcBorders>
            <w:tcMar/>
            <w:vAlign w:val="center"/>
            <w:hideMark/>
          </w:tcPr>
          <w:p w:rsidRPr="002920B1" w:rsidR="0083029A" w:rsidP="002B4984" w:rsidRDefault="00717DFD" w14:paraId="118DF3CB" w14:textId="1101B9CE">
            <w:pPr>
              <w:spacing w:line="276" w:lineRule="auto"/>
              <w:jc w:val="both"/>
              <w:rPr>
                <w:b/>
                <w:sz w:val="24"/>
                <w:szCs w:val="24"/>
              </w:rPr>
            </w:pPr>
            <w:r w:rsidRPr="002920B1">
              <w:rPr>
                <w:b/>
                <w:sz w:val="24"/>
                <w:szCs w:val="24"/>
              </w:rPr>
              <w:t>Source Document</w:t>
            </w:r>
            <w:r w:rsidRPr="002920B1" w:rsidR="001462BE">
              <w:rPr>
                <w:b/>
                <w:sz w:val="24"/>
                <w:szCs w:val="24"/>
              </w:rPr>
              <w:t xml:space="preserve"> No.</w:t>
            </w:r>
          </w:p>
        </w:tc>
        <w:tc>
          <w:tcPr>
            <w:tcW w:w="2610" w:type="dxa"/>
            <w:tcBorders>
              <w:top w:val="single" w:color="auto" w:sz="4" w:space="0"/>
              <w:left w:val="single" w:color="auto" w:sz="4" w:space="0"/>
              <w:bottom w:val="single" w:color="auto" w:sz="4" w:space="0"/>
              <w:right w:val="single" w:color="auto" w:sz="4" w:space="0"/>
            </w:tcBorders>
            <w:tcMar/>
            <w:vAlign w:val="center"/>
          </w:tcPr>
          <w:p w:rsidRPr="002920B1" w:rsidR="0083029A" w:rsidP="002B4984" w:rsidRDefault="007E14C0" w14:paraId="0DCE76B6" w14:textId="6CA4B4BF">
            <w:pPr>
              <w:spacing w:line="276" w:lineRule="auto"/>
              <w:ind w:right="-134"/>
              <w:jc w:val="both"/>
              <w:rPr>
                <w:sz w:val="24"/>
                <w:szCs w:val="24"/>
              </w:rPr>
            </w:pPr>
            <w:r w:rsidRPr="002920B1">
              <w:rPr>
                <w:color w:val="000000"/>
                <w:sz w:val="24"/>
                <w:szCs w:val="24"/>
              </w:rPr>
              <w:t>ERF/2</w:t>
            </w:r>
            <w:r w:rsidRPr="002920B1" w:rsidR="00205F9B">
              <w:rPr>
                <w:color w:val="000000"/>
                <w:sz w:val="24"/>
                <w:szCs w:val="24"/>
              </w:rPr>
              <w:t>6</w:t>
            </w:r>
            <w:r w:rsidRPr="002920B1">
              <w:rPr>
                <w:color w:val="000000"/>
                <w:sz w:val="24"/>
                <w:szCs w:val="24"/>
              </w:rPr>
              <w:t>/</w:t>
            </w:r>
            <w:r w:rsidRPr="002920B1" w:rsidR="008D62CD">
              <w:rPr>
                <w:color w:val="000000"/>
                <w:sz w:val="24"/>
                <w:szCs w:val="24"/>
              </w:rPr>
              <w:t>022</w:t>
            </w:r>
          </w:p>
        </w:tc>
      </w:tr>
      <w:tr w:rsidRPr="002920B1" w:rsidR="0083029A" w:rsidTr="257A5F30" w14:paraId="1DA1AF53" w14:textId="77777777">
        <w:trPr>
          <w:trHeight w:val="153"/>
        </w:trPr>
        <w:tc>
          <w:tcPr>
            <w:tcW w:w="10440" w:type="dxa"/>
            <w:gridSpan w:val="4"/>
            <w:tcBorders>
              <w:top w:val="single" w:color="auto" w:sz="4" w:space="0"/>
              <w:left w:val="single" w:color="auto" w:sz="4" w:space="0"/>
              <w:bottom w:val="single" w:color="auto" w:sz="4" w:space="0"/>
              <w:right w:val="single" w:color="auto" w:sz="4" w:space="0"/>
            </w:tcBorders>
            <w:tcMar/>
            <w:vAlign w:val="center"/>
            <w:hideMark/>
          </w:tcPr>
          <w:p w:rsidRPr="002920B1" w:rsidR="0083029A" w:rsidP="002B4984" w:rsidRDefault="0083029A" w14:paraId="3464E493" w14:textId="561A73FC">
            <w:pPr>
              <w:spacing w:line="276" w:lineRule="auto"/>
              <w:jc w:val="both"/>
              <w:rPr>
                <w:b/>
                <w:sz w:val="24"/>
                <w:szCs w:val="24"/>
              </w:rPr>
            </w:pPr>
            <w:r w:rsidRPr="002920B1">
              <w:rPr>
                <w:b/>
                <w:sz w:val="24"/>
                <w:szCs w:val="24"/>
              </w:rPr>
              <w:t>Non-Conformance Description/ Description of event:</w:t>
            </w:r>
          </w:p>
        </w:tc>
      </w:tr>
      <w:tr w:rsidRPr="002920B1" w:rsidR="00640263" w:rsidTr="257A5F30" w14:paraId="057B75CC" w14:textId="77777777">
        <w:trPr>
          <w:trHeight w:val="710"/>
        </w:trPr>
        <w:tc>
          <w:tcPr>
            <w:tcW w:w="10440" w:type="dxa"/>
            <w:gridSpan w:val="4"/>
            <w:tcBorders>
              <w:top w:val="single" w:color="auto" w:sz="4" w:space="0"/>
              <w:left w:val="single" w:color="auto" w:sz="4" w:space="0"/>
              <w:bottom w:val="single" w:color="auto" w:sz="4" w:space="0"/>
              <w:right w:val="single" w:color="auto" w:sz="4" w:space="0"/>
            </w:tcBorders>
            <w:tcMar/>
          </w:tcPr>
          <w:p w:rsidRPr="002920B1" w:rsidR="00E55708" w:rsidP="410C70F7" w:rsidRDefault="654FD9D5" w14:paraId="6421F330" w14:textId="392DCFC5">
            <w:pPr>
              <w:spacing w:line="276" w:lineRule="auto"/>
              <w:jc w:val="both"/>
              <w:rPr>
                <w:sz w:val="24"/>
                <w:szCs w:val="24"/>
              </w:rPr>
            </w:pPr>
            <w:r w:rsidRPr="257A5F30" w:rsidR="654FD9D5">
              <w:rPr>
                <w:sz w:val="24"/>
                <w:szCs w:val="24"/>
              </w:rPr>
              <w:t>On 2</w:t>
            </w:r>
            <w:r w:rsidRPr="257A5F30" w:rsidR="00D37875">
              <w:rPr>
                <w:sz w:val="24"/>
                <w:szCs w:val="24"/>
              </w:rPr>
              <w:t>2</w:t>
            </w:r>
            <w:r w:rsidRPr="257A5F30" w:rsidR="654FD9D5">
              <w:rPr>
                <w:sz w:val="24"/>
                <w:szCs w:val="24"/>
              </w:rPr>
              <w:t>/</w:t>
            </w:r>
            <w:r w:rsidRPr="257A5F30" w:rsidR="00506DCA">
              <w:rPr>
                <w:sz w:val="24"/>
                <w:szCs w:val="24"/>
              </w:rPr>
              <w:t>05</w:t>
            </w:r>
            <w:r w:rsidRPr="257A5F30" w:rsidR="654FD9D5">
              <w:rPr>
                <w:sz w:val="24"/>
                <w:szCs w:val="24"/>
              </w:rPr>
              <w:t>/202</w:t>
            </w:r>
            <w:r w:rsidRPr="257A5F30" w:rsidR="00506DCA">
              <w:rPr>
                <w:sz w:val="24"/>
                <w:szCs w:val="24"/>
              </w:rPr>
              <w:t>6</w:t>
            </w:r>
            <w:r w:rsidRPr="257A5F30" w:rsidR="654FD9D5">
              <w:rPr>
                <w:sz w:val="24"/>
                <w:szCs w:val="24"/>
              </w:rPr>
              <w:t xml:space="preserve"> during lyophilization </w:t>
            </w:r>
            <w:r w:rsidRPr="257A5F30" w:rsidR="008D62CD">
              <w:rPr>
                <w:sz w:val="24"/>
                <w:szCs w:val="24"/>
              </w:rPr>
              <w:t>(Freeze Drying)</w:t>
            </w:r>
            <w:r w:rsidRPr="257A5F30" w:rsidR="005C792E">
              <w:rPr>
                <w:sz w:val="24"/>
                <w:szCs w:val="24"/>
              </w:rPr>
              <w:t xml:space="preserve"> step of </w:t>
            </w:r>
            <w:r w:rsidRPr="257A5F30" w:rsidR="771E2BD1">
              <w:rPr>
                <w:sz w:val="24"/>
                <w:szCs w:val="24"/>
              </w:rPr>
              <w:t xml:space="preserve">batch </w:t>
            </w:r>
            <w:r w:rsidRPr="257A5F30" w:rsidR="654FD9D5">
              <w:rPr>
                <w:sz w:val="24"/>
                <w:szCs w:val="24"/>
              </w:rPr>
              <w:t>no. RIG250</w:t>
            </w:r>
            <w:r w:rsidRPr="257A5F30" w:rsidR="008D62CD">
              <w:rPr>
                <w:sz w:val="24"/>
                <w:szCs w:val="24"/>
              </w:rPr>
              <w:t>14</w:t>
            </w:r>
            <w:r w:rsidRPr="257A5F30" w:rsidR="39E15CF8">
              <w:rPr>
                <w:sz w:val="24"/>
                <w:szCs w:val="24"/>
              </w:rPr>
              <w:t>,</w:t>
            </w:r>
            <w:r w:rsidRPr="257A5F30" w:rsidR="654FD9D5">
              <w:rPr>
                <w:sz w:val="24"/>
                <w:szCs w:val="24"/>
              </w:rPr>
              <w:t xml:space="preserve"> </w:t>
            </w:r>
            <w:r w:rsidRPr="257A5F30" w:rsidR="771E2BD1">
              <w:rPr>
                <w:sz w:val="24"/>
                <w:szCs w:val="24"/>
              </w:rPr>
              <w:t xml:space="preserve">the </w:t>
            </w:r>
            <w:r w:rsidRPr="257A5F30" w:rsidR="654FD9D5">
              <w:rPr>
                <w:sz w:val="24"/>
                <w:szCs w:val="24"/>
              </w:rPr>
              <w:t>vacuum pressure</w:t>
            </w:r>
            <w:r w:rsidRPr="257A5F30" w:rsidR="005C792E">
              <w:rPr>
                <w:sz w:val="24"/>
                <w:szCs w:val="24"/>
              </w:rPr>
              <w:t xml:space="preserve"> at the start of the primary drying step 1</w:t>
            </w:r>
            <w:r w:rsidRPr="257A5F30" w:rsidR="654FD9D5">
              <w:rPr>
                <w:sz w:val="24"/>
                <w:szCs w:val="24"/>
              </w:rPr>
              <w:t xml:space="preserve"> </w:t>
            </w:r>
            <w:r w:rsidRPr="257A5F30" w:rsidR="771E2BD1">
              <w:rPr>
                <w:sz w:val="24"/>
                <w:szCs w:val="24"/>
              </w:rPr>
              <w:t xml:space="preserve">was </w:t>
            </w:r>
            <w:r w:rsidRPr="257A5F30" w:rsidR="771E2BD1">
              <w:rPr>
                <w:sz w:val="24"/>
                <w:szCs w:val="24"/>
              </w:rPr>
              <w:t>observed</w:t>
            </w:r>
            <w:r w:rsidRPr="257A5F30" w:rsidR="771E2BD1">
              <w:rPr>
                <w:sz w:val="24"/>
                <w:szCs w:val="24"/>
              </w:rPr>
              <w:t xml:space="preserve"> to be outside of specified limits between</w:t>
            </w:r>
            <w:ins w:author="Aleksandar Cvetkovic" w:date="2026-09-15T12:15:11.292Z" w16du:dateUtc="2026-09-15T12:15:11.292Z" w:id="784785835">
              <w:r w:rsidRPr="257A5F30" w:rsidR="6E831CBC">
                <w:rPr>
                  <w:sz w:val="24"/>
                  <w:szCs w:val="24"/>
                </w:rPr>
                <w:t xml:space="preserve"> </w:t>
              </w:r>
            </w:ins>
            <w:commentRangeStart w:id="1"/>
            <w:commentRangeStart w:id="2"/>
            <w:commentRangeStart w:id="3"/>
            <w:commentRangeStart w:id="4"/>
            <w:del w:author="Sachin Kumbhar" w:date="2026-09-04T11:10:00Z" w16du:dateUtc="2026-09-04T05:40:00Z" w:id="992481911">
              <w:r w:rsidRPr="257A5F30" w:rsidDel="654FD9D5">
                <w:rPr>
                  <w:sz w:val="24"/>
                  <w:szCs w:val="24"/>
                </w:rPr>
                <w:delText xml:space="preserve"> </w:delText>
              </w:r>
              <w:r w:rsidRPr="257A5F30" w:rsidDel="654FD9D5">
                <w:rPr>
                  <w:sz w:val="24"/>
                  <w:szCs w:val="24"/>
                </w:rPr>
                <w:delText>20:5</w:delText>
              </w:r>
              <w:r w:rsidRPr="257A5F30" w:rsidDel="654FD9D5">
                <w:rPr>
                  <w:sz w:val="24"/>
                  <w:szCs w:val="24"/>
                </w:rPr>
                <w:delText>9:11</w:delText>
              </w:r>
              <w:r w:rsidRPr="257A5F30" w:rsidDel="654FD9D5">
                <w:rPr>
                  <w:sz w:val="24"/>
                  <w:szCs w:val="24"/>
                </w:rPr>
                <w:delText xml:space="preserve"> to </w:delText>
              </w:r>
              <w:r w:rsidRPr="257A5F30" w:rsidDel="654FD9D5">
                <w:rPr>
                  <w:sz w:val="24"/>
                  <w:szCs w:val="24"/>
                </w:rPr>
                <w:delText>21</w:delText>
              </w:r>
              <w:r w:rsidRPr="257A5F30" w:rsidDel="654FD9D5">
                <w:rPr>
                  <w:sz w:val="24"/>
                  <w:szCs w:val="24"/>
                </w:rPr>
                <w:delText>:</w:delText>
              </w:r>
              <w:r w:rsidRPr="257A5F30" w:rsidDel="654FD9D5">
                <w:rPr>
                  <w:sz w:val="24"/>
                  <w:szCs w:val="24"/>
                </w:rPr>
                <w:delText>0</w:delText>
              </w:r>
              <w:r w:rsidRPr="257A5F30" w:rsidDel="654FD9D5">
                <w:rPr>
                  <w:sz w:val="24"/>
                  <w:szCs w:val="24"/>
                </w:rPr>
                <w:delText>6:11</w:delText>
              </w:r>
              <w:r w:rsidRPr="257A5F30" w:rsidDel="654FD9D5">
                <w:rPr>
                  <w:sz w:val="24"/>
                  <w:szCs w:val="24"/>
                </w:rPr>
                <w:delText xml:space="preserve"> (</w:delText>
              </w:r>
              <w:r w:rsidRPr="257A5F30" w:rsidDel="654FD9D5">
                <w:rPr>
                  <w:sz w:val="24"/>
                  <w:szCs w:val="24"/>
                </w:rPr>
                <w:delText>08</w:delText>
              </w:r>
              <w:r w:rsidRPr="257A5F30" w:rsidDel="654FD9D5">
                <w:rPr>
                  <w:sz w:val="24"/>
                  <w:szCs w:val="24"/>
                </w:rPr>
                <w:delText xml:space="preserve"> min)</w:delText>
              </w:r>
              <w:r w:rsidRPr="257A5F30" w:rsidDel="654FD9D5">
                <w:rPr>
                  <w:sz w:val="24"/>
                  <w:szCs w:val="24"/>
                </w:rPr>
                <w:delText>. The</w:delText>
              </w:r>
              <w:r w:rsidRPr="257A5F30" w:rsidDel="654FD9D5">
                <w:rPr>
                  <w:sz w:val="24"/>
                  <w:szCs w:val="24"/>
                </w:rPr>
                <w:delText xml:space="preserve"> lowest</w:delText>
              </w:r>
              <w:r w:rsidRPr="257A5F30" w:rsidDel="654FD9D5">
                <w:rPr>
                  <w:sz w:val="24"/>
                  <w:szCs w:val="24"/>
                </w:rPr>
                <w:delText xml:space="preserve"> recorded vacuum pressure was </w:delText>
              </w:r>
              <w:r w:rsidRPr="257A5F30" w:rsidDel="654FD9D5">
                <w:rPr>
                  <w:sz w:val="24"/>
                  <w:szCs w:val="24"/>
                </w:rPr>
                <w:delText>at</w:delText>
              </w:r>
              <w:r w:rsidRPr="257A5F30" w:rsidDel="654FD9D5">
                <w:rPr>
                  <w:sz w:val="24"/>
                  <w:szCs w:val="24"/>
                </w:rPr>
                <w:delText xml:space="preserve"> 192.40</w:delText>
              </w:r>
              <w:r w:rsidRPr="257A5F30" w:rsidDel="654FD9D5">
                <w:rPr>
                  <w:sz w:val="24"/>
                  <w:szCs w:val="24"/>
                </w:rPr>
                <w:delText xml:space="preserve">  </w:delText>
              </w:r>
              <w:r w:rsidRPr="257A5F30" w:rsidDel="654FD9D5">
                <w:rPr>
                  <w:sz w:val="24"/>
                  <w:szCs w:val="24"/>
                </w:rPr>
                <w:delText>µbar</w:delText>
              </w:r>
            </w:del>
            <w:r w:rsidRPr="257A5F30" w:rsidR="0024180A">
              <w:rPr>
                <w:sz w:val="24"/>
                <w:szCs w:val="24"/>
              </w:rPr>
              <w:t>20:59:11 to 21:06:11 (0</w:t>
            </w:r>
            <w:ins w:author="Sachin Kumbhar" w:date="2026-09-11T12:53:00Z" w16du:dateUtc="2026-09-11T07:23:00Z" w:id="1540013974">
              <w:r w:rsidRPr="257A5F30" w:rsidR="00B7488A">
                <w:rPr>
                  <w:sz w:val="24"/>
                  <w:szCs w:val="24"/>
                </w:rPr>
                <w:t>8</w:t>
              </w:r>
            </w:ins>
            <w:del w:author="Sachin Kumbhar" w:date="2026-09-11T12:53:00Z" w16du:dateUtc="2026-09-11T07:23:00Z" w:id="844062847">
              <w:r w:rsidRPr="257A5F30" w:rsidDel="0A43F1C9">
                <w:rPr>
                  <w:sz w:val="24"/>
                  <w:szCs w:val="24"/>
                </w:rPr>
                <w:delText>7</w:delText>
              </w:r>
            </w:del>
            <w:ins w:author="Sachin Kumbhar" w:date="2026-09-04T11:10:00Z" w16du:dateUtc="2026-09-04T05:40:00Z" w:id="255055875">
              <w:r w:rsidRPr="257A5F30" w:rsidR="0024180A">
                <w:rPr>
                  <w:sz w:val="24"/>
                  <w:szCs w:val="24"/>
                </w:rPr>
                <w:t xml:space="preserve"> min</w:t>
              </w:r>
            </w:ins>
            <w:r w:rsidRPr="257A5F30" w:rsidR="75466202">
              <w:rPr>
                <w:sz w:val="24"/>
                <w:szCs w:val="24"/>
              </w:rPr>
              <w:t xml:space="preserve"> elapsed</w:t>
            </w:r>
            <w:r w:rsidRPr="257A5F30" w:rsidR="7297D6AD">
              <w:rPr>
                <w:sz w:val="24"/>
                <w:szCs w:val="24"/>
              </w:rPr>
              <w:t>, represented by eight one-minute data points</w:t>
            </w:r>
            <w:r w:rsidRPr="257A5F30" w:rsidR="0024180A">
              <w:rPr>
                <w:sz w:val="24"/>
                <w:szCs w:val="24"/>
              </w:rPr>
              <w:t xml:space="preserve">). The lowest recorded vacuum pressure was at </w:t>
            </w:r>
            <w:r w:rsidRPr="257A5F30" w:rsidR="0024180A">
              <w:rPr>
                <w:sz w:val="24"/>
                <w:szCs w:val="24"/>
              </w:rPr>
              <w:t xml:space="preserve">192.40 </w:t>
            </w:r>
            <w:del w:author="Aleksandar Cvetkovic" w:date="2026-09-15T12:15:22.324Z" w16du:dateUtc="2026-09-15T12:15:22.324Z" w:id="25099948">
              <w:r w:rsidRPr="257A5F30" w:rsidDel="0024180A">
                <w:rPr>
                  <w:sz w:val="24"/>
                  <w:szCs w:val="24"/>
                </w:rPr>
                <w:delText xml:space="preserve"> </w:delText>
              </w:r>
            </w:del>
            <w:r w:rsidRPr="257A5F30" w:rsidR="0024180A">
              <w:rPr>
                <w:sz w:val="24"/>
                <w:szCs w:val="24"/>
              </w:rPr>
              <w:t>µ</w:t>
            </w:r>
            <w:r w:rsidRPr="257A5F30" w:rsidR="0024180A">
              <w:rPr>
                <w:sz w:val="24"/>
                <w:szCs w:val="24"/>
              </w:rPr>
              <w:t>bar</w:t>
            </w:r>
            <w:r w:rsidRPr="257A5F30" w:rsidR="771E2BD1">
              <w:rPr>
                <w:sz w:val="24"/>
                <w:szCs w:val="24"/>
              </w:rPr>
              <w:t xml:space="preserve">, </w:t>
            </w:r>
            <w:commentRangeEnd w:id="1"/>
            <w:r>
              <w:rPr>
                <w:rStyle w:val="CommentReference"/>
              </w:rPr>
              <w:commentReference w:id="1"/>
            </w:r>
            <w:commentRangeEnd w:id="2"/>
            <w:r>
              <w:rPr>
                <w:rStyle w:val="CommentReference"/>
              </w:rPr>
              <w:commentReference w:id="2"/>
            </w:r>
            <w:commentRangeEnd w:id="3"/>
            <w:r>
              <w:rPr>
                <w:rStyle w:val="CommentReference"/>
              </w:rPr>
              <w:commentReference w:id="3"/>
            </w:r>
            <w:commentRangeEnd w:id="4"/>
            <w:r>
              <w:rPr>
                <w:rStyle w:val="CommentReference"/>
              </w:rPr>
              <w:commentReference w:id="4"/>
            </w:r>
            <w:r w:rsidRPr="257A5F30" w:rsidR="771E2BD1">
              <w:rPr>
                <w:sz w:val="24"/>
                <w:szCs w:val="24"/>
              </w:rPr>
              <w:t xml:space="preserve">against the acceptance range of </w:t>
            </w:r>
            <w:r w:rsidRPr="257A5F30" w:rsidR="00506DCA">
              <w:rPr>
                <w:sz w:val="24"/>
                <w:szCs w:val="24"/>
              </w:rPr>
              <w:t>650</w:t>
            </w:r>
            <w:r w:rsidRPr="257A5F30" w:rsidR="771E2BD1">
              <w:rPr>
                <w:sz w:val="24"/>
                <w:szCs w:val="24"/>
              </w:rPr>
              <w:t xml:space="preserve"> to </w:t>
            </w:r>
            <w:r w:rsidRPr="257A5F30" w:rsidR="00506DCA">
              <w:rPr>
                <w:sz w:val="24"/>
                <w:szCs w:val="24"/>
              </w:rPr>
              <w:t>950</w:t>
            </w:r>
            <w:r w:rsidRPr="257A5F30" w:rsidR="771E2BD1">
              <w:rPr>
                <w:sz w:val="24"/>
                <w:szCs w:val="24"/>
              </w:rPr>
              <w:t xml:space="preserve"> </w:t>
            </w:r>
            <w:r w:rsidRPr="257A5F30" w:rsidR="591C3D31">
              <w:rPr>
                <w:sz w:val="24"/>
                <w:szCs w:val="24"/>
              </w:rPr>
              <w:t>µ</w:t>
            </w:r>
            <w:r w:rsidRPr="257A5F30" w:rsidR="00E10DFF">
              <w:rPr>
                <w:sz w:val="24"/>
                <w:szCs w:val="24"/>
              </w:rPr>
              <w:t>bar</w:t>
            </w:r>
            <w:r w:rsidRPr="257A5F30" w:rsidR="009501B4">
              <w:rPr>
                <w:sz w:val="24"/>
                <w:szCs w:val="24"/>
              </w:rPr>
              <w:t xml:space="preserve"> which is critical process parameter (CPP)</w:t>
            </w:r>
            <w:r w:rsidRPr="257A5F30" w:rsidR="00E10DFF">
              <w:rPr>
                <w:sz w:val="24"/>
                <w:szCs w:val="24"/>
              </w:rPr>
              <w:t>. This</w:t>
            </w:r>
            <w:r w:rsidRPr="257A5F30" w:rsidR="005C792E">
              <w:rPr>
                <w:sz w:val="24"/>
                <w:szCs w:val="24"/>
              </w:rPr>
              <w:t xml:space="preserve"> observation was reported by </w:t>
            </w:r>
            <w:r w:rsidRPr="257A5F30" w:rsidR="00E10DFF">
              <w:rPr>
                <w:sz w:val="24"/>
                <w:szCs w:val="24"/>
              </w:rPr>
              <w:t>Mr. Shrinath</w:t>
            </w:r>
            <w:r w:rsidRPr="257A5F30" w:rsidR="005C792E">
              <w:rPr>
                <w:sz w:val="24"/>
                <w:szCs w:val="24"/>
              </w:rPr>
              <w:t xml:space="preserve"> Yeotikar during routine batch monitoring.</w:t>
            </w:r>
          </w:p>
        </w:tc>
      </w:tr>
      <w:tr w:rsidRPr="002920B1" w:rsidR="00640263" w:rsidTr="257A5F30" w14:paraId="23BFA1CC" w14:textId="77777777">
        <w:trPr>
          <w:trHeight w:val="278"/>
        </w:trPr>
        <w:tc>
          <w:tcPr>
            <w:tcW w:w="10440" w:type="dxa"/>
            <w:gridSpan w:val="4"/>
            <w:tcBorders>
              <w:top w:val="single" w:color="auto" w:sz="4" w:space="0"/>
              <w:left w:val="single" w:color="auto" w:sz="4" w:space="0"/>
              <w:bottom w:val="single" w:color="auto" w:sz="4" w:space="0"/>
              <w:right w:val="single" w:color="auto" w:sz="4" w:space="0"/>
            </w:tcBorders>
            <w:tcMar/>
            <w:vAlign w:val="center"/>
            <w:hideMark/>
          </w:tcPr>
          <w:p w:rsidRPr="002920B1" w:rsidR="00640263" w:rsidP="002B4984" w:rsidRDefault="00640263" w14:paraId="6C62C229" w14:textId="77777777">
            <w:pPr>
              <w:spacing w:before="60" w:line="276" w:lineRule="auto"/>
              <w:jc w:val="both"/>
              <w:rPr>
                <w:b/>
                <w:sz w:val="24"/>
                <w:szCs w:val="24"/>
              </w:rPr>
            </w:pPr>
            <w:r w:rsidRPr="002920B1">
              <w:rPr>
                <w:b/>
                <w:sz w:val="24"/>
                <w:szCs w:val="24"/>
              </w:rPr>
              <w:t>Standard Procedures:</w:t>
            </w:r>
          </w:p>
        </w:tc>
      </w:tr>
      <w:tr w:rsidRPr="002920B1" w:rsidR="00640263" w:rsidTr="257A5F30" w14:paraId="2252DA99" w14:textId="77777777">
        <w:trPr>
          <w:trHeight w:val="692"/>
        </w:trPr>
        <w:tc>
          <w:tcPr>
            <w:tcW w:w="10440" w:type="dxa"/>
            <w:gridSpan w:val="4"/>
            <w:tcBorders>
              <w:top w:val="single" w:color="auto" w:sz="4" w:space="0"/>
              <w:left w:val="single" w:color="auto" w:sz="4" w:space="0"/>
              <w:bottom w:val="single" w:color="auto" w:sz="4" w:space="0"/>
              <w:right w:val="single" w:color="auto" w:sz="4" w:space="0"/>
            </w:tcBorders>
            <w:tcMar/>
            <w:vAlign w:val="center"/>
          </w:tcPr>
          <w:p w:rsidR="009501B4" w:rsidP="000E2DD8" w:rsidRDefault="682F13F9" w14:paraId="4DC49E60" w14:textId="7AED2080">
            <w:pPr>
              <w:spacing w:line="276" w:lineRule="auto"/>
              <w:jc w:val="both"/>
              <w:rPr>
                <w:sz w:val="24"/>
                <w:szCs w:val="24"/>
              </w:rPr>
            </w:pPr>
            <w:r w:rsidRPr="002920B1">
              <w:rPr>
                <w:sz w:val="24"/>
                <w:szCs w:val="24"/>
              </w:rPr>
              <w:t xml:space="preserve">The vacuum pressure of </w:t>
            </w:r>
            <w:r w:rsidRPr="002920B1" w:rsidR="769F43AB">
              <w:rPr>
                <w:sz w:val="24"/>
                <w:szCs w:val="24"/>
              </w:rPr>
              <w:t>lyophilizer</w:t>
            </w:r>
            <w:r w:rsidRPr="002920B1" w:rsidR="5D8BC3FD">
              <w:rPr>
                <w:sz w:val="24"/>
                <w:szCs w:val="24"/>
              </w:rPr>
              <w:t xml:space="preserve"> (L-1901)</w:t>
            </w:r>
            <w:r w:rsidRPr="002920B1">
              <w:rPr>
                <w:sz w:val="24"/>
                <w:szCs w:val="24"/>
              </w:rPr>
              <w:t xml:space="preserve"> shall be maintain</w:t>
            </w:r>
            <w:r w:rsidRPr="002920B1" w:rsidR="60822BF6">
              <w:rPr>
                <w:sz w:val="24"/>
                <w:szCs w:val="24"/>
              </w:rPr>
              <w:t>ed</w:t>
            </w:r>
            <w:r w:rsidRPr="002920B1">
              <w:rPr>
                <w:sz w:val="24"/>
                <w:szCs w:val="24"/>
              </w:rPr>
              <w:t xml:space="preserve"> within the range of </w:t>
            </w:r>
            <w:r w:rsidRPr="002920B1" w:rsidR="00506DCA">
              <w:rPr>
                <w:sz w:val="24"/>
                <w:szCs w:val="24"/>
              </w:rPr>
              <w:t>650</w:t>
            </w:r>
            <w:r w:rsidRPr="002920B1">
              <w:rPr>
                <w:sz w:val="24"/>
                <w:szCs w:val="24"/>
              </w:rPr>
              <w:t xml:space="preserve"> to </w:t>
            </w:r>
            <w:r w:rsidRPr="002920B1" w:rsidR="00506DCA">
              <w:rPr>
                <w:sz w:val="24"/>
                <w:szCs w:val="24"/>
              </w:rPr>
              <w:t>950</w:t>
            </w:r>
            <w:r w:rsidRPr="002920B1">
              <w:rPr>
                <w:sz w:val="24"/>
                <w:szCs w:val="24"/>
              </w:rPr>
              <w:t xml:space="preserve"> </w:t>
            </w:r>
            <w:r w:rsidRPr="002920B1" w:rsidR="591C3D31">
              <w:rPr>
                <w:sz w:val="24"/>
                <w:szCs w:val="24"/>
              </w:rPr>
              <w:t>µbar</w:t>
            </w:r>
            <w:r w:rsidRPr="002920B1">
              <w:rPr>
                <w:sz w:val="24"/>
                <w:szCs w:val="24"/>
              </w:rPr>
              <w:t>, during the primary drying stage</w:t>
            </w:r>
            <w:r w:rsidR="009501B4">
              <w:rPr>
                <w:sz w:val="24"/>
                <w:szCs w:val="24"/>
              </w:rPr>
              <w:t xml:space="preserve"> as it is critical process parameter (CPP) as per approved process control strategy report (GR/25/005 – R00) where vacuum pressure 1000 – 200 µbar and based on the ERF/25/</w:t>
            </w:r>
            <w:r w:rsidR="00EF4D36">
              <w:rPr>
                <w:sz w:val="24"/>
                <w:szCs w:val="24"/>
              </w:rPr>
              <w:t>146</w:t>
            </w:r>
            <w:r w:rsidR="009501B4">
              <w:rPr>
                <w:sz w:val="24"/>
                <w:szCs w:val="24"/>
              </w:rPr>
              <w:t xml:space="preserve"> – CAPA taken for change in pressure range i.e</w:t>
            </w:r>
            <w:r w:rsidR="00A0493C">
              <w:rPr>
                <w:sz w:val="24"/>
                <w:szCs w:val="24"/>
              </w:rPr>
              <w:t>.,</w:t>
            </w:r>
            <w:r w:rsidR="009501B4">
              <w:rPr>
                <w:sz w:val="24"/>
                <w:szCs w:val="24"/>
              </w:rPr>
              <w:t xml:space="preserve"> as per below </w:t>
            </w:r>
            <w:r w:rsidR="00A0493C">
              <w:rPr>
                <w:sz w:val="24"/>
                <w:szCs w:val="24"/>
              </w:rPr>
              <w:t>table.</w:t>
            </w:r>
            <w:r w:rsidR="009501B4">
              <w:rPr>
                <w:sz w:val="24"/>
                <w:szCs w:val="24"/>
              </w:rPr>
              <w:t xml:space="preserve"> </w:t>
            </w:r>
          </w:p>
          <w:p w:rsidRPr="002920B1" w:rsidR="009501B4" w:rsidP="000E2DD8" w:rsidRDefault="009501B4" w14:paraId="3B114FD5" w14:textId="6EECC946">
            <w:pPr>
              <w:spacing w:line="276" w:lineRule="auto"/>
              <w:jc w:val="both"/>
              <w:rPr>
                <w:sz w:val="24"/>
                <w:szCs w:val="24"/>
              </w:rPr>
            </w:pPr>
          </w:p>
          <w:tbl>
            <w:tblPr>
              <w:tblStyle w:val="TableGrid"/>
              <w:tblW w:w="10201" w:type="dxa"/>
              <w:jc w:val="center"/>
              <w:tblLook w:val="04A0" w:firstRow="1" w:lastRow="0" w:firstColumn="1" w:lastColumn="0" w:noHBand="0" w:noVBand="1"/>
            </w:tblPr>
            <w:tblGrid>
              <w:gridCol w:w="2847"/>
              <w:gridCol w:w="1556"/>
              <w:gridCol w:w="2915"/>
              <w:gridCol w:w="2883"/>
            </w:tblGrid>
            <w:tr w:rsidRPr="005410B7" w:rsidR="00D42669" w:rsidTr="00893CF5" w14:paraId="0C615EF7" w14:textId="77777777">
              <w:trPr>
                <w:trHeight w:val="493"/>
                <w:jc w:val="center"/>
              </w:trPr>
              <w:tc>
                <w:tcPr>
                  <w:tcW w:w="2847" w:type="dxa"/>
                  <w:hideMark/>
                </w:tcPr>
                <w:p w:rsidRPr="005410B7" w:rsidR="00D42669" w:rsidP="00D42669" w:rsidRDefault="00D42669" w14:paraId="7B73CB6D" w14:textId="77777777">
                  <w:pPr>
                    <w:jc w:val="center"/>
                    <w:rPr>
                      <w:b/>
                      <w:bCs/>
                      <w:sz w:val="24"/>
                      <w:szCs w:val="24"/>
                      <w:lang w:val="en-IN" w:eastAsia="en-IN"/>
                    </w:rPr>
                  </w:pPr>
                  <w:r w:rsidRPr="005410B7">
                    <w:rPr>
                      <w:b/>
                      <w:bCs/>
                      <w:sz w:val="24"/>
                      <w:szCs w:val="24"/>
                      <w:lang w:val="en-IN" w:eastAsia="en-IN"/>
                    </w:rPr>
                    <w:t>Step</w:t>
                  </w:r>
                </w:p>
              </w:tc>
              <w:tc>
                <w:tcPr>
                  <w:tcW w:w="1556" w:type="dxa"/>
                  <w:hideMark/>
                </w:tcPr>
                <w:p w:rsidRPr="005410B7" w:rsidR="00D42669" w:rsidP="00D42669" w:rsidRDefault="00D42669" w14:paraId="24501D0C" w14:textId="77777777">
                  <w:pPr>
                    <w:jc w:val="center"/>
                    <w:rPr>
                      <w:b/>
                      <w:bCs/>
                      <w:sz w:val="24"/>
                      <w:szCs w:val="24"/>
                      <w:lang w:val="en-IN" w:eastAsia="en-IN"/>
                    </w:rPr>
                  </w:pPr>
                  <w:r w:rsidRPr="005410B7">
                    <w:rPr>
                      <w:b/>
                      <w:bCs/>
                      <w:sz w:val="24"/>
                      <w:szCs w:val="24"/>
                      <w:lang w:val="en-IN" w:eastAsia="en-IN"/>
                    </w:rPr>
                    <w:t>Set Point (</w:t>
                  </w:r>
                  <w:r>
                    <w:rPr>
                      <w:b/>
                      <w:bCs/>
                      <w:sz w:val="24"/>
                      <w:szCs w:val="24"/>
                      <w:lang w:val="en-IN" w:eastAsia="en-IN"/>
                    </w:rPr>
                    <w:t>µ Bar</w:t>
                  </w:r>
                  <w:r w:rsidRPr="005410B7">
                    <w:rPr>
                      <w:b/>
                      <w:bCs/>
                      <w:sz w:val="24"/>
                      <w:szCs w:val="24"/>
                      <w:lang w:val="en-IN" w:eastAsia="en-IN"/>
                    </w:rPr>
                    <w:t>)</w:t>
                  </w:r>
                </w:p>
              </w:tc>
              <w:tc>
                <w:tcPr>
                  <w:tcW w:w="0" w:type="auto"/>
                  <w:hideMark/>
                </w:tcPr>
                <w:p w:rsidRPr="005410B7" w:rsidR="00D42669" w:rsidP="00D42669" w:rsidRDefault="00D42669" w14:paraId="30770B89" w14:textId="77777777">
                  <w:pPr>
                    <w:jc w:val="center"/>
                    <w:rPr>
                      <w:b/>
                      <w:bCs/>
                      <w:sz w:val="24"/>
                      <w:szCs w:val="24"/>
                      <w:lang w:val="en-IN" w:eastAsia="en-IN"/>
                    </w:rPr>
                  </w:pPr>
                  <w:r w:rsidRPr="005410B7">
                    <w:rPr>
                      <w:b/>
                      <w:bCs/>
                      <w:sz w:val="24"/>
                      <w:szCs w:val="24"/>
                      <w:lang w:val="en-IN" w:eastAsia="en-IN"/>
                    </w:rPr>
                    <w:t>Proposed Controlling Band</w:t>
                  </w:r>
                </w:p>
              </w:tc>
              <w:tc>
                <w:tcPr>
                  <w:tcW w:w="0" w:type="auto"/>
                  <w:hideMark/>
                </w:tcPr>
                <w:p w:rsidRPr="005410B7" w:rsidR="00D42669" w:rsidP="00D42669" w:rsidRDefault="00D42669" w14:paraId="620246C2" w14:textId="77777777">
                  <w:pPr>
                    <w:jc w:val="center"/>
                    <w:rPr>
                      <w:b/>
                      <w:bCs/>
                      <w:sz w:val="24"/>
                      <w:szCs w:val="24"/>
                      <w:lang w:val="en-IN" w:eastAsia="en-IN"/>
                    </w:rPr>
                  </w:pPr>
                  <w:r w:rsidRPr="005410B7">
                    <w:rPr>
                      <w:b/>
                      <w:bCs/>
                      <w:sz w:val="24"/>
                      <w:szCs w:val="24"/>
                      <w:lang w:val="en-IN" w:eastAsia="en-IN"/>
                    </w:rPr>
                    <w:t>Proposed Operating Range</w:t>
                  </w:r>
                </w:p>
              </w:tc>
            </w:tr>
            <w:tr w:rsidRPr="005410B7" w:rsidR="00D42669" w:rsidTr="00893CF5" w14:paraId="4EA24231" w14:textId="77777777">
              <w:trPr>
                <w:trHeight w:val="260"/>
                <w:jc w:val="center"/>
              </w:trPr>
              <w:tc>
                <w:tcPr>
                  <w:tcW w:w="2847" w:type="dxa"/>
                  <w:hideMark/>
                </w:tcPr>
                <w:p w:rsidRPr="005410B7" w:rsidR="00D42669" w:rsidP="00D42669" w:rsidRDefault="00D42669" w14:paraId="0E84DF15" w14:textId="77777777">
                  <w:pPr>
                    <w:jc w:val="center"/>
                    <w:rPr>
                      <w:sz w:val="24"/>
                      <w:szCs w:val="24"/>
                      <w:lang w:val="en-IN" w:eastAsia="en-IN"/>
                    </w:rPr>
                  </w:pPr>
                  <w:r w:rsidRPr="005410B7">
                    <w:rPr>
                      <w:sz w:val="24"/>
                      <w:szCs w:val="24"/>
                      <w:lang w:val="en-IN" w:eastAsia="en-IN"/>
                    </w:rPr>
                    <w:t>Primary Drying – Step 1</w:t>
                  </w:r>
                </w:p>
              </w:tc>
              <w:tc>
                <w:tcPr>
                  <w:tcW w:w="1556" w:type="dxa"/>
                  <w:hideMark/>
                </w:tcPr>
                <w:p w:rsidRPr="005410B7" w:rsidR="00D42669" w:rsidP="00D42669" w:rsidRDefault="00D42669" w14:paraId="1A6EE8B2" w14:textId="77777777">
                  <w:pPr>
                    <w:jc w:val="center"/>
                    <w:rPr>
                      <w:sz w:val="24"/>
                      <w:szCs w:val="24"/>
                      <w:lang w:val="en-IN" w:eastAsia="en-IN"/>
                    </w:rPr>
                  </w:pPr>
                  <w:r w:rsidRPr="005410B7">
                    <w:rPr>
                      <w:sz w:val="24"/>
                      <w:szCs w:val="24"/>
                      <w:lang w:val="en-IN" w:eastAsia="en-IN"/>
                    </w:rPr>
                    <w:t>800</w:t>
                  </w:r>
                </w:p>
              </w:tc>
              <w:tc>
                <w:tcPr>
                  <w:tcW w:w="0" w:type="auto"/>
                  <w:hideMark/>
                </w:tcPr>
                <w:p w:rsidRPr="005410B7" w:rsidR="00D42669" w:rsidP="00D42669" w:rsidRDefault="00D42669" w14:paraId="2BE1B3C1" w14:textId="77777777">
                  <w:pPr>
                    <w:jc w:val="center"/>
                    <w:rPr>
                      <w:sz w:val="24"/>
                      <w:szCs w:val="24"/>
                      <w:lang w:val="en-IN" w:eastAsia="en-IN"/>
                    </w:rPr>
                  </w:pPr>
                  <w:r w:rsidRPr="005410B7">
                    <w:rPr>
                      <w:sz w:val="24"/>
                      <w:szCs w:val="24"/>
                      <w:lang w:val="en-IN" w:eastAsia="en-IN"/>
                    </w:rPr>
                    <w:t>±150</w:t>
                  </w:r>
                </w:p>
              </w:tc>
              <w:tc>
                <w:tcPr>
                  <w:tcW w:w="0" w:type="auto"/>
                  <w:hideMark/>
                </w:tcPr>
                <w:p w:rsidRPr="005410B7" w:rsidR="00D42669" w:rsidP="00D42669" w:rsidRDefault="00D42669" w14:paraId="0CB9CAB5" w14:textId="77777777">
                  <w:pPr>
                    <w:jc w:val="center"/>
                    <w:rPr>
                      <w:sz w:val="24"/>
                      <w:szCs w:val="24"/>
                      <w:lang w:val="en-IN" w:eastAsia="en-IN"/>
                    </w:rPr>
                  </w:pPr>
                  <w:r w:rsidRPr="005200BE">
                    <w:rPr>
                      <w:sz w:val="24"/>
                      <w:szCs w:val="24"/>
                      <w:lang w:val="en-IN" w:eastAsia="en-IN"/>
                    </w:rPr>
                    <w:t>650 – 950</w:t>
                  </w:r>
                </w:p>
              </w:tc>
            </w:tr>
            <w:tr w:rsidRPr="005200BE" w:rsidR="00D42669" w:rsidTr="00893CF5" w14:paraId="5ED3C770" w14:textId="77777777">
              <w:trPr>
                <w:trHeight w:val="246"/>
                <w:jc w:val="center"/>
              </w:trPr>
              <w:tc>
                <w:tcPr>
                  <w:tcW w:w="2847" w:type="dxa"/>
                </w:tcPr>
                <w:p w:rsidRPr="005410B7" w:rsidR="00D42669" w:rsidP="00D42669" w:rsidRDefault="00D42669" w14:paraId="41D233BB" w14:textId="77777777">
                  <w:pPr>
                    <w:jc w:val="center"/>
                    <w:rPr>
                      <w:sz w:val="24"/>
                      <w:szCs w:val="24"/>
                      <w:lang w:val="en-IN" w:eastAsia="en-IN"/>
                    </w:rPr>
                  </w:pPr>
                  <w:r w:rsidRPr="005410B7">
                    <w:rPr>
                      <w:sz w:val="24"/>
                      <w:szCs w:val="24"/>
                      <w:lang w:val="en-IN" w:eastAsia="en-IN"/>
                    </w:rPr>
                    <w:t>Primary Drying – Step 2</w:t>
                  </w:r>
                </w:p>
              </w:tc>
              <w:tc>
                <w:tcPr>
                  <w:tcW w:w="1556" w:type="dxa"/>
                </w:tcPr>
                <w:p w:rsidRPr="005410B7" w:rsidR="00D42669" w:rsidP="00D42669" w:rsidRDefault="00D42669" w14:paraId="38177649" w14:textId="77777777">
                  <w:pPr>
                    <w:jc w:val="center"/>
                    <w:rPr>
                      <w:sz w:val="24"/>
                      <w:szCs w:val="24"/>
                      <w:lang w:val="en-IN" w:eastAsia="en-IN"/>
                    </w:rPr>
                  </w:pPr>
                  <w:r>
                    <w:rPr>
                      <w:sz w:val="24"/>
                      <w:szCs w:val="24"/>
                      <w:lang w:val="en-IN" w:eastAsia="en-IN"/>
                    </w:rPr>
                    <w:t>800</w:t>
                  </w:r>
                </w:p>
              </w:tc>
              <w:tc>
                <w:tcPr>
                  <w:tcW w:w="0" w:type="auto"/>
                </w:tcPr>
                <w:p w:rsidRPr="005410B7" w:rsidR="00D42669" w:rsidP="00D42669" w:rsidRDefault="00D42669" w14:paraId="772190D4" w14:textId="77777777">
                  <w:pPr>
                    <w:jc w:val="center"/>
                    <w:rPr>
                      <w:sz w:val="24"/>
                      <w:szCs w:val="24"/>
                      <w:lang w:val="en-IN" w:eastAsia="en-IN"/>
                    </w:rPr>
                  </w:pPr>
                  <w:r w:rsidRPr="005410B7">
                    <w:rPr>
                      <w:sz w:val="24"/>
                      <w:szCs w:val="24"/>
                      <w:lang w:val="en-IN" w:eastAsia="en-IN"/>
                    </w:rPr>
                    <w:t>±150</w:t>
                  </w:r>
                </w:p>
              </w:tc>
              <w:tc>
                <w:tcPr>
                  <w:tcW w:w="0" w:type="auto"/>
                </w:tcPr>
                <w:p w:rsidRPr="005200BE" w:rsidR="00D42669" w:rsidP="00D42669" w:rsidRDefault="00D42669" w14:paraId="5DBE0BB3" w14:textId="77777777">
                  <w:pPr>
                    <w:jc w:val="center"/>
                    <w:rPr>
                      <w:sz w:val="24"/>
                      <w:szCs w:val="24"/>
                      <w:lang w:val="en-IN" w:eastAsia="en-IN"/>
                    </w:rPr>
                  </w:pPr>
                  <w:r w:rsidRPr="005200BE">
                    <w:rPr>
                      <w:sz w:val="24"/>
                      <w:szCs w:val="24"/>
                      <w:lang w:val="en-IN" w:eastAsia="en-IN"/>
                    </w:rPr>
                    <w:t>650 – 950</w:t>
                  </w:r>
                </w:p>
              </w:tc>
            </w:tr>
            <w:tr w:rsidRPr="005410B7" w:rsidR="00D42669" w:rsidTr="00893CF5" w14:paraId="49B3B0FD" w14:textId="77777777">
              <w:trPr>
                <w:trHeight w:val="246"/>
                <w:jc w:val="center"/>
              </w:trPr>
              <w:tc>
                <w:tcPr>
                  <w:tcW w:w="2847" w:type="dxa"/>
                  <w:hideMark/>
                </w:tcPr>
                <w:p w:rsidRPr="005410B7" w:rsidR="00D42669" w:rsidP="00D42669" w:rsidRDefault="00D42669" w14:paraId="7D9705BA" w14:textId="77777777">
                  <w:pPr>
                    <w:jc w:val="center"/>
                    <w:rPr>
                      <w:sz w:val="24"/>
                      <w:szCs w:val="24"/>
                      <w:lang w:val="en-IN" w:eastAsia="en-IN"/>
                    </w:rPr>
                  </w:pPr>
                  <w:r w:rsidRPr="005410B7">
                    <w:rPr>
                      <w:sz w:val="24"/>
                      <w:szCs w:val="24"/>
                      <w:lang w:val="en-IN" w:eastAsia="en-IN"/>
                    </w:rPr>
                    <w:t xml:space="preserve">Primary Drying – Step </w:t>
                  </w:r>
                  <w:r>
                    <w:rPr>
                      <w:sz w:val="24"/>
                      <w:szCs w:val="24"/>
                      <w:lang w:val="en-IN" w:eastAsia="en-IN"/>
                    </w:rPr>
                    <w:t>3</w:t>
                  </w:r>
                </w:p>
              </w:tc>
              <w:tc>
                <w:tcPr>
                  <w:tcW w:w="1556" w:type="dxa"/>
                  <w:hideMark/>
                </w:tcPr>
                <w:p w:rsidRPr="005410B7" w:rsidR="00D42669" w:rsidP="00D42669" w:rsidRDefault="00D42669" w14:paraId="25C39BF2" w14:textId="77777777">
                  <w:pPr>
                    <w:jc w:val="center"/>
                    <w:rPr>
                      <w:sz w:val="24"/>
                      <w:szCs w:val="24"/>
                      <w:lang w:val="en-IN" w:eastAsia="en-IN"/>
                    </w:rPr>
                  </w:pPr>
                  <w:r w:rsidRPr="005410B7">
                    <w:rPr>
                      <w:sz w:val="24"/>
                      <w:szCs w:val="24"/>
                      <w:lang w:val="en-IN" w:eastAsia="en-IN"/>
                    </w:rPr>
                    <w:t>600</w:t>
                  </w:r>
                </w:p>
              </w:tc>
              <w:tc>
                <w:tcPr>
                  <w:tcW w:w="0" w:type="auto"/>
                  <w:hideMark/>
                </w:tcPr>
                <w:p w:rsidRPr="005410B7" w:rsidR="00D42669" w:rsidP="00D42669" w:rsidRDefault="00D42669" w14:paraId="5C4251A1" w14:textId="77777777">
                  <w:pPr>
                    <w:jc w:val="center"/>
                    <w:rPr>
                      <w:sz w:val="24"/>
                      <w:szCs w:val="24"/>
                      <w:lang w:val="en-IN" w:eastAsia="en-IN"/>
                    </w:rPr>
                  </w:pPr>
                  <w:r w:rsidRPr="005410B7">
                    <w:rPr>
                      <w:sz w:val="24"/>
                      <w:szCs w:val="24"/>
                      <w:lang w:val="en-IN" w:eastAsia="en-IN"/>
                    </w:rPr>
                    <w:t>±120</w:t>
                  </w:r>
                </w:p>
              </w:tc>
              <w:tc>
                <w:tcPr>
                  <w:tcW w:w="0" w:type="auto"/>
                  <w:hideMark/>
                </w:tcPr>
                <w:p w:rsidRPr="005410B7" w:rsidR="00D42669" w:rsidP="00D42669" w:rsidRDefault="00D42669" w14:paraId="77426899" w14:textId="77777777">
                  <w:pPr>
                    <w:jc w:val="center"/>
                    <w:rPr>
                      <w:sz w:val="24"/>
                      <w:szCs w:val="24"/>
                      <w:lang w:val="en-IN" w:eastAsia="en-IN"/>
                    </w:rPr>
                  </w:pPr>
                  <w:r w:rsidRPr="005200BE">
                    <w:rPr>
                      <w:sz w:val="24"/>
                      <w:szCs w:val="24"/>
                      <w:lang w:val="en-IN" w:eastAsia="en-IN"/>
                    </w:rPr>
                    <w:t>480 – 720</w:t>
                  </w:r>
                </w:p>
              </w:tc>
            </w:tr>
            <w:tr w:rsidRPr="005410B7" w:rsidR="00D42669" w:rsidTr="00893CF5" w14:paraId="16E8F972" w14:textId="77777777">
              <w:trPr>
                <w:trHeight w:val="246"/>
                <w:jc w:val="center"/>
              </w:trPr>
              <w:tc>
                <w:tcPr>
                  <w:tcW w:w="2847" w:type="dxa"/>
                  <w:hideMark/>
                </w:tcPr>
                <w:p w:rsidRPr="005410B7" w:rsidR="00D42669" w:rsidP="00D42669" w:rsidRDefault="00D42669" w14:paraId="0D99BA0C" w14:textId="77777777">
                  <w:pPr>
                    <w:jc w:val="center"/>
                    <w:rPr>
                      <w:sz w:val="24"/>
                      <w:szCs w:val="24"/>
                      <w:lang w:val="en-IN" w:eastAsia="en-IN"/>
                    </w:rPr>
                  </w:pPr>
                  <w:r w:rsidRPr="005410B7">
                    <w:rPr>
                      <w:sz w:val="24"/>
                      <w:szCs w:val="24"/>
                      <w:lang w:val="en-IN" w:eastAsia="en-IN"/>
                    </w:rPr>
                    <w:t>Primary Drying – Step 4</w:t>
                  </w:r>
                </w:p>
              </w:tc>
              <w:tc>
                <w:tcPr>
                  <w:tcW w:w="1556" w:type="dxa"/>
                  <w:hideMark/>
                </w:tcPr>
                <w:p w:rsidRPr="005410B7" w:rsidR="00D42669" w:rsidP="00D42669" w:rsidRDefault="00D42669" w14:paraId="5D83138F" w14:textId="77777777">
                  <w:pPr>
                    <w:jc w:val="center"/>
                    <w:rPr>
                      <w:sz w:val="24"/>
                      <w:szCs w:val="24"/>
                      <w:lang w:val="en-IN" w:eastAsia="en-IN"/>
                    </w:rPr>
                  </w:pPr>
                  <w:r w:rsidRPr="005410B7">
                    <w:rPr>
                      <w:sz w:val="24"/>
                      <w:szCs w:val="24"/>
                      <w:lang w:val="en-IN" w:eastAsia="en-IN"/>
                    </w:rPr>
                    <w:t>500</w:t>
                  </w:r>
                </w:p>
              </w:tc>
              <w:tc>
                <w:tcPr>
                  <w:tcW w:w="0" w:type="auto"/>
                  <w:hideMark/>
                </w:tcPr>
                <w:p w:rsidRPr="005410B7" w:rsidR="00D42669" w:rsidP="00D42669" w:rsidRDefault="00D42669" w14:paraId="08922D71" w14:textId="77777777">
                  <w:pPr>
                    <w:jc w:val="center"/>
                    <w:rPr>
                      <w:sz w:val="24"/>
                      <w:szCs w:val="24"/>
                      <w:lang w:val="en-IN" w:eastAsia="en-IN"/>
                    </w:rPr>
                  </w:pPr>
                  <w:r w:rsidRPr="005410B7">
                    <w:rPr>
                      <w:sz w:val="24"/>
                      <w:szCs w:val="24"/>
                      <w:lang w:val="en-IN" w:eastAsia="en-IN"/>
                    </w:rPr>
                    <w:t>±120</w:t>
                  </w:r>
                </w:p>
              </w:tc>
              <w:tc>
                <w:tcPr>
                  <w:tcW w:w="0" w:type="auto"/>
                  <w:hideMark/>
                </w:tcPr>
                <w:p w:rsidRPr="005410B7" w:rsidR="00D42669" w:rsidP="00D42669" w:rsidRDefault="00D42669" w14:paraId="6AE60F61" w14:textId="77777777">
                  <w:pPr>
                    <w:jc w:val="center"/>
                    <w:rPr>
                      <w:sz w:val="24"/>
                      <w:szCs w:val="24"/>
                      <w:lang w:val="en-IN" w:eastAsia="en-IN"/>
                    </w:rPr>
                  </w:pPr>
                  <w:r w:rsidRPr="005200BE">
                    <w:rPr>
                      <w:sz w:val="24"/>
                      <w:szCs w:val="24"/>
                      <w:lang w:val="en-IN" w:eastAsia="en-IN"/>
                    </w:rPr>
                    <w:t>380 – 620</w:t>
                  </w:r>
                </w:p>
              </w:tc>
            </w:tr>
            <w:tr w:rsidRPr="005200BE" w:rsidR="00D42669" w:rsidTr="00893CF5" w14:paraId="2C578107" w14:textId="77777777">
              <w:trPr>
                <w:trHeight w:val="246"/>
                <w:jc w:val="center"/>
              </w:trPr>
              <w:tc>
                <w:tcPr>
                  <w:tcW w:w="2847" w:type="dxa"/>
                </w:tcPr>
                <w:p w:rsidRPr="005410B7" w:rsidR="00D42669" w:rsidP="00D42669" w:rsidRDefault="00D42669" w14:paraId="02B651FA" w14:textId="77777777">
                  <w:pPr>
                    <w:jc w:val="center"/>
                    <w:rPr>
                      <w:sz w:val="24"/>
                      <w:szCs w:val="24"/>
                      <w:lang w:val="en-IN" w:eastAsia="en-IN"/>
                    </w:rPr>
                  </w:pPr>
                  <w:r>
                    <w:rPr>
                      <w:sz w:val="24"/>
                      <w:szCs w:val="24"/>
                      <w:lang w:val="en-IN" w:eastAsia="en-IN"/>
                    </w:rPr>
                    <w:t xml:space="preserve">Secondary Drying Step 1 </w:t>
                  </w:r>
                </w:p>
              </w:tc>
              <w:tc>
                <w:tcPr>
                  <w:tcW w:w="1556" w:type="dxa"/>
                </w:tcPr>
                <w:p w:rsidRPr="005410B7" w:rsidR="00D42669" w:rsidP="00D42669" w:rsidRDefault="00D42669" w14:paraId="277382D8" w14:textId="77777777">
                  <w:pPr>
                    <w:jc w:val="center"/>
                    <w:rPr>
                      <w:sz w:val="24"/>
                      <w:szCs w:val="24"/>
                      <w:lang w:val="en-IN" w:eastAsia="en-IN"/>
                    </w:rPr>
                  </w:pPr>
                  <w:r>
                    <w:rPr>
                      <w:sz w:val="24"/>
                      <w:szCs w:val="24"/>
                      <w:lang w:val="en-IN" w:eastAsia="en-IN"/>
                    </w:rPr>
                    <w:t>250</w:t>
                  </w:r>
                </w:p>
              </w:tc>
              <w:tc>
                <w:tcPr>
                  <w:tcW w:w="0" w:type="auto"/>
                </w:tcPr>
                <w:p w:rsidRPr="005410B7" w:rsidR="00D42669" w:rsidP="00D42669" w:rsidRDefault="00D42669" w14:paraId="156F5398" w14:textId="77777777">
                  <w:pPr>
                    <w:jc w:val="center"/>
                    <w:rPr>
                      <w:sz w:val="24"/>
                      <w:szCs w:val="24"/>
                      <w:lang w:val="en-IN" w:eastAsia="en-IN"/>
                    </w:rPr>
                  </w:pPr>
                  <w:r>
                    <w:rPr>
                      <w:sz w:val="24"/>
                      <w:szCs w:val="24"/>
                      <w:lang w:val="en-IN" w:eastAsia="en-IN"/>
                    </w:rPr>
                    <w:t xml:space="preserve">200 </w:t>
                  </w:r>
                  <w:r w:rsidRPr="005200BE">
                    <w:rPr>
                      <w:sz w:val="24"/>
                      <w:szCs w:val="24"/>
                      <w:lang w:val="en-IN" w:eastAsia="en-IN"/>
                    </w:rPr>
                    <w:t xml:space="preserve">– </w:t>
                  </w:r>
                  <w:r>
                    <w:rPr>
                      <w:sz w:val="24"/>
                      <w:szCs w:val="24"/>
                      <w:lang w:val="en-IN" w:eastAsia="en-IN"/>
                    </w:rPr>
                    <w:t>600</w:t>
                  </w:r>
                </w:p>
              </w:tc>
              <w:tc>
                <w:tcPr>
                  <w:tcW w:w="0" w:type="auto"/>
                </w:tcPr>
                <w:p w:rsidRPr="005200BE" w:rsidR="00D42669" w:rsidP="00D42669" w:rsidRDefault="00D42669" w14:paraId="6AE69E65" w14:textId="77777777">
                  <w:pPr>
                    <w:jc w:val="center"/>
                    <w:rPr>
                      <w:sz w:val="24"/>
                      <w:szCs w:val="24"/>
                      <w:lang w:val="en-IN" w:eastAsia="en-IN"/>
                    </w:rPr>
                  </w:pPr>
                  <w:r>
                    <w:rPr>
                      <w:sz w:val="24"/>
                      <w:szCs w:val="24"/>
                      <w:lang w:val="en-IN" w:eastAsia="en-IN"/>
                    </w:rPr>
                    <w:t xml:space="preserve">200 </w:t>
                  </w:r>
                  <w:r w:rsidRPr="005200BE">
                    <w:rPr>
                      <w:sz w:val="24"/>
                      <w:szCs w:val="24"/>
                      <w:lang w:val="en-IN" w:eastAsia="en-IN"/>
                    </w:rPr>
                    <w:t xml:space="preserve">– </w:t>
                  </w:r>
                  <w:r>
                    <w:rPr>
                      <w:sz w:val="24"/>
                      <w:szCs w:val="24"/>
                      <w:lang w:val="en-IN" w:eastAsia="en-IN"/>
                    </w:rPr>
                    <w:t>600</w:t>
                  </w:r>
                </w:p>
              </w:tc>
            </w:tr>
            <w:tr w:rsidRPr="00C84839" w:rsidR="00D42669" w:rsidTr="00893CF5" w14:paraId="3EE41A92" w14:textId="77777777">
              <w:trPr>
                <w:trHeight w:val="246"/>
                <w:jc w:val="center"/>
              </w:trPr>
              <w:tc>
                <w:tcPr>
                  <w:tcW w:w="2847" w:type="dxa"/>
                </w:tcPr>
                <w:p w:rsidR="00D42669" w:rsidP="00D42669" w:rsidRDefault="00D42669" w14:paraId="33FDB898" w14:textId="77777777">
                  <w:pPr>
                    <w:jc w:val="center"/>
                    <w:rPr>
                      <w:sz w:val="24"/>
                      <w:szCs w:val="24"/>
                      <w:lang w:val="en-IN" w:eastAsia="en-IN"/>
                    </w:rPr>
                  </w:pPr>
                  <w:r>
                    <w:rPr>
                      <w:sz w:val="24"/>
                      <w:szCs w:val="24"/>
                      <w:lang w:val="en-IN" w:eastAsia="en-IN"/>
                    </w:rPr>
                    <w:t xml:space="preserve">Secondary Drying Step 2  </w:t>
                  </w:r>
                </w:p>
              </w:tc>
              <w:tc>
                <w:tcPr>
                  <w:tcW w:w="1556" w:type="dxa"/>
                </w:tcPr>
                <w:p w:rsidR="00D42669" w:rsidP="00D42669" w:rsidRDefault="00D42669" w14:paraId="279F6AE6" w14:textId="77777777">
                  <w:pPr>
                    <w:jc w:val="center"/>
                    <w:rPr>
                      <w:sz w:val="24"/>
                      <w:szCs w:val="24"/>
                      <w:lang w:val="en-IN" w:eastAsia="en-IN"/>
                    </w:rPr>
                  </w:pPr>
                  <w:r>
                    <w:rPr>
                      <w:sz w:val="24"/>
                      <w:szCs w:val="24"/>
                      <w:lang w:val="en-IN" w:eastAsia="en-IN"/>
                    </w:rPr>
                    <w:t>250</w:t>
                  </w:r>
                </w:p>
              </w:tc>
              <w:tc>
                <w:tcPr>
                  <w:tcW w:w="0" w:type="auto"/>
                </w:tcPr>
                <w:p w:rsidR="00D42669" w:rsidP="00D42669" w:rsidRDefault="00D42669" w14:paraId="29D4BE91" w14:textId="77777777">
                  <w:pPr>
                    <w:jc w:val="center"/>
                    <w:rPr>
                      <w:sz w:val="24"/>
                      <w:szCs w:val="24"/>
                      <w:lang w:val="en-IN" w:eastAsia="en-IN"/>
                    </w:rPr>
                  </w:pPr>
                  <w:r>
                    <w:rPr>
                      <w:sz w:val="24"/>
                      <w:szCs w:val="24"/>
                      <w:lang w:val="en-IN" w:eastAsia="en-IN"/>
                    </w:rPr>
                    <w:t xml:space="preserve">200 </w:t>
                  </w:r>
                  <w:r w:rsidRPr="005200BE">
                    <w:rPr>
                      <w:sz w:val="24"/>
                      <w:szCs w:val="24"/>
                      <w:lang w:val="en-IN" w:eastAsia="en-IN"/>
                    </w:rPr>
                    <w:t xml:space="preserve">– </w:t>
                  </w:r>
                  <w:r>
                    <w:rPr>
                      <w:sz w:val="24"/>
                      <w:szCs w:val="24"/>
                      <w:lang w:val="en-IN" w:eastAsia="en-IN"/>
                    </w:rPr>
                    <w:t>600</w:t>
                  </w:r>
                </w:p>
              </w:tc>
              <w:tc>
                <w:tcPr>
                  <w:tcW w:w="0" w:type="auto"/>
                </w:tcPr>
                <w:p w:rsidRPr="00C84839" w:rsidR="00D42669" w:rsidP="00D42669" w:rsidRDefault="00D42669" w14:paraId="619F7F50" w14:textId="77777777">
                  <w:pPr>
                    <w:pStyle w:val="ListParagraph"/>
                    <w:numPr>
                      <w:ilvl w:val="0"/>
                      <w:numId w:val="15"/>
                    </w:numPr>
                    <w:jc w:val="center"/>
                    <w:rPr>
                      <w:sz w:val="24"/>
                      <w:szCs w:val="24"/>
                      <w:lang w:val="en-IN" w:eastAsia="en-IN"/>
                    </w:rPr>
                  </w:pPr>
                  <w:r w:rsidRPr="00C84839">
                    <w:rPr>
                      <w:sz w:val="24"/>
                      <w:szCs w:val="24"/>
                      <w:lang w:val="en-IN" w:eastAsia="en-IN"/>
                    </w:rPr>
                    <w:t>– 600</w:t>
                  </w:r>
                </w:p>
              </w:tc>
            </w:tr>
          </w:tbl>
          <w:p w:rsidRPr="002920B1" w:rsidR="004F5660" w:rsidP="000E2DD8" w:rsidRDefault="004F5660" w14:paraId="6FD39047" w14:textId="75DD04E2">
            <w:pPr>
              <w:spacing w:line="276" w:lineRule="auto"/>
              <w:jc w:val="both"/>
              <w:rPr>
                <w:sz w:val="24"/>
                <w:szCs w:val="24"/>
              </w:rPr>
            </w:pPr>
          </w:p>
        </w:tc>
      </w:tr>
      <w:tr w:rsidRPr="002920B1" w:rsidR="00640263" w:rsidTr="257A5F30" w14:paraId="061C2A28" w14:textId="77777777">
        <w:trPr>
          <w:trHeight w:val="440"/>
        </w:trPr>
        <w:tc>
          <w:tcPr>
            <w:tcW w:w="10440" w:type="dxa"/>
            <w:gridSpan w:val="4"/>
            <w:tcBorders>
              <w:top w:val="single" w:color="auto" w:sz="4" w:space="0"/>
              <w:left w:val="single" w:color="auto" w:sz="4" w:space="0"/>
              <w:bottom w:val="single" w:color="auto" w:sz="4" w:space="0"/>
              <w:right w:val="single" w:color="auto" w:sz="4" w:space="0"/>
            </w:tcBorders>
            <w:tcMar/>
            <w:vAlign w:val="center"/>
            <w:hideMark/>
          </w:tcPr>
          <w:p w:rsidRPr="002920B1" w:rsidR="00362DCA" w:rsidP="00483F09" w:rsidRDefault="00640263" w14:paraId="5F98DB26" w14:textId="0F11E616">
            <w:pPr>
              <w:spacing w:line="276" w:lineRule="auto"/>
              <w:jc w:val="both"/>
              <w:rPr>
                <w:sz w:val="24"/>
                <w:szCs w:val="24"/>
              </w:rPr>
            </w:pPr>
            <w:r w:rsidRPr="002920B1">
              <w:rPr>
                <w:b/>
                <w:sz w:val="24"/>
                <w:szCs w:val="24"/>
              </w:rPr>
              <w:t>Immediate action taken (if any):</w:t>
            </w:r>
            <w:r w:rsidRPr="002920B1" w:rsidR="00936124">
              <w:rPr>
                <w:b/>
                <w:sz w:val="24"/>
                <w:szCs w:val="24"/>
              </w:rPr>
              <w:t xml:space="preserve"> </w:t>
            </w:r>
          </w:p>
        </w:tc>
      </w:tr>
      <w:tr w:rsidRPr="002920B1" w:rsidR="00E64660" w:rsidTr="257A5F30" w14:paraId="2322FC88" w14:textId="77777777">
        <w:trPr>
          <w:trHeight w:val="278"/>
        </w:trPr>
        <w:tc>
          <w:tcPr>
            <w:tcW w:w="10440" w:type="dxa"/>
            <w:gridSpan w:val="4"/>
            <w:tcBorders>
              <w:top w:val="single" w:color="auto" w:sz="4" w:space="0"/>
              <w:left w:val="single" w:color="auto" w:sz="4" w:space="0"/>
              <w:bottom w:val="single" w:color="auto" w:sz="4" w:space="0"/>
              <w:right w:val="single" w:color="auto" w:sz="4" w:space="0"/>
            </w:tcBorders>
            <w:tcMar/>
            <w:vAlign w:val="center"/>
          </w:tcPr>
          <w:p w:rsidRPr="004F211B" w:rsidR="005C792E" w:rsidDel="00E64660" w:rsidP="00D01098" w:rsidRDefault="00745375" w14:paraId="6714C6FE" w14:textId="43645BE7">
            <w:pPr>
              <w:tabs>
                <w:tab w:val="left" w:pos="776"/>
              </w:tabs>
              <w:jc w:val="both"/>
              <w:rPr>
                <w:color w:val="000000" w:themeColor="text1"/>
                <w:sz w:val="24"/>
                <w:szCs w:val="24"/>
              </w:rPr>
            </w:pPr>
            <w:r>
              <w:rPr>
                <w:color w:val="000000" w:themeColor="text1"/>
                <w:sz w:val="24"/>
                <w:szCs w:val="24"/>
              </w:rPr>
              <w:t xml:space="preserve">The observation was communicated to engineering </w:t>
            </w:r>
            <w:r w:rsidR="009501B4">
              <w:rPr>
                <w:color w:val="000000" w:themeColor="text1"/>
                <w:sz w:val="24"/>
                <w:szCs w:val="24"/>
              </w:rPr>
              <w:t>team,</w:t>
            </w:r>
            <w:r w:rsidR="00D75C9F">
              <w:rPr>
                <w:color w:val="000000" w:themeColor="text1"/>
                <w:sz w:val="24"/>
                <w:szCs w:val="24"/>
              </w:rPr>
              <w:t xml:space="preserve"> Engineering</w:t>
            </w:r>
            <w:r>
              <w:rPr>
                <w:color w:val="000000" w:themeColor="text1"/>
                <w:sz w:val="24"/>
                <w:szCs w:val="24"/>
              </w:rPr>
              <w:t xml:space="preserve"> team checked for the </w:t>
            </w:r>
            <w:r w:rsidR="00372925">
              <w:rPr>
                <w:color w:val="000000" w:themeColor="text1"/>
                <w:sz w:val="24"/>
                <w:szCs w:val="24"/>
              </w:rPr>
              <w:t>auto valves</w:t>
            </w:r>
            <w:r>
              <w:rPr>
                <w:color w:val="000000" w:themeColor="text1"/>
                <w:sz w:val="24"/>
                <w:szCs w:val="24"/>
              </w:rPr>
              <w:t xml:space="preserve"> </w:t>
            </w:r>
            <w:r w:rsidR="00807A2A">
              <w:rPr>
                <w:color w:val="000000" w:themeColor="text1"/>
                <w:sz w:val="24"/>
                <w:szCs w:val="24"/>
              </w:rPr>
              <w:t xml:space="preserve">(YV-3106, YV-3107, YV-3108) </w:t>
            </w:r>
            <w:r>
              <w:rPr>
                <w:color w:val="000000" w:themeColor="text1"/>
                <w:sz w:val="24"/>
                <w:szCs w:val="24"/>
              </w:rPr>
              <w:t xml:space="preserve">to identify any malfunctioning, </w:t>
            </w:r>
            <w:r w:rsidR="000A5FE5">
              <w:rPr>
                <w:color w:val="000000" w:themeColor="text1"/>
                <w:sz w:val="24"/>
                <w:szCs w:val="24"/>
              </w:rPr>
              <w:t>however</w:t>
            </w:r>
            <w:r>
              <w:rPr>
                <w:color w:val="000000" w:themeColor="text1"/>
                <w:sz w:val="24"/>
                <w:szCs w:val="24"/>
              </w:rPr>
              <w:t xml:space="preserve"> no malfunction of valves observed. Further the manual </w:t>
            </w:r>
            <w:r w:rsidRPr="00D01098" w:rsidR="00D01098">
              <w:rPr>
                <w:color w:val="000000" w:themeColor="text1"/>
                <w:sz w:val="24"/>
                <w:szCs w:val="24"/>
                <w:lang w:val="en-IN"/>
              </w:rPr>
              <w:t xml:space="preserve">vacuum control </w:t>
            </w:r>
            <w:r>
              <w:rPr>
                <w:color w:val="000000" w:themeColor="text1"/>
                <w:sz w:val="24"/>
                <w:szCs w:val="24"/>
              </w:rPr>
              <w:t xml:space="preserve">needle valve was adjusted to increase the pressure upon this action, pressure </w:t>
            </w:r>
            <w:r w:rsidR="00D75C9F">
              <w:rPr>
                <w:color w:val="000000" w:themeColor="text1"/>
                <w:sz w:val="24"/>
                <w:szCs w:val="24"/>
              </w:rPr>
              <w:t>increased and</w:t>
            </w:r>
            <w:r>
              <w:rPr>
                <w:color w:val="000000" w:themeColor="text1"/>
                <w:sz w:val="24"/>
                <w:szCs w:val="24"/>
              </w:rPr>
              <w:t xml:space="preserve"> maintained within the range,</w:t>
            </w:r>
            <w:r w:rsidR="00372925">
              <w:rPr>
                <w:color w:val="000000" w:themeColor="text1"/>
                <w:sz w:val="24"/>
                <w:szCs w:val="24"/>
              </w:rPr>
              <w:t xml:space="preserve"> </w:t>
            </w:r>
            <w:r w:rsidRPr="002920B1" w:rsidR="005C792E">
              <w:rPr>
                <w:color w:val="000000" w:themeColor="text1"/>
                <w:sz w:val="24"/>
                <w:szCs w:val="24"/>
              </w:rPr>
              <w:t xml:space="preserve">resulting in stabilization of the vacuum pressure and restoration of the system parameters within </w:t>
            </w:r>
            <w:r w:rsidRPr="002920B1" w:rsidR="000A5FE5">
              <w:rPr>
                <w:color w:val="000000" w:themeColor="text1"/>
                <w:sz w:val="24"/>
                <w:szCs w:val="24"/>
              </w:rPr>
              <w:t>the</w:t>
            </w:r>
            <w:r w:rsidR="000A5FE5">
              <w:rPr>
                <w:color w:val="000000" w:themeColor="text1"/>
                <w:sz w:val="24"/>
                <w:szCs w:val="24"/>
              </w:rPr>
              <w:t xml:space="preserve"> </w:t>
            </w:r>
            <w:r w:rsidRPr="002920B1" w:rsidR="000A5FE5">
              <w:rPr>
                <w:sz w:val="24"/>
                <w:szCs w:val="24"/>
              </w:rPr>
              <w:t>acceptance</w:t>
            </w:r>
            <w:r w:rsidRPr="002920B1" w:rsidR="00EF4D36">
              <w:rPr>
                <w:sz w:val="24"/>
                <w:szCs w:val="24"/>
              </w:rPr>
              <w:t xml:space="preserve"> range of 650 to 950 µbar</w:t>
            </w:r>
            <w:r w:rsidR="00EF4D36">
              <w:rPr>
                <w:sz w:val="24"/>
                <w:szCs w:val="24"/>
              </w:rPr>
              <w:t xml:space="preserve"> which is critical process parameter (CPP)</w:t>
            </w:r>
            <w:r w:rsidR="003743BE">
              <w:rPr>
                <w:sz w:val="24"/>
                <w:szCs w:val="24"/>
              </w:rPr>
              <w:t xml:space="preserve"> </w:t>
            </w:r>
            <w:r w:rsidRPr="002920B1" w:rsidR="005C792E">
              <w:rPr>
                <w:color w:val="000000" w:themeColor="text1"/>
                <w:sz w:val="24"/>
                <w:szCs w:val="24"/>
              </w:rPr>
              <w:t>acceptable operating limits.</w:t>
            </w:r>
          </w:p>
        </w:tc>
      </w:tr>
      <w:tr w:rsidRPr="002920B1" w:rsidR="00E64660" w:rsidTr="257A5F30" w14:paraId="36812181" w14:textId="77777777">
        <w:trPr>
          <w:trHeight w:val="460" w:hRule="exact"/>
        </w:trPr>
        <w:tc>
          <w:tcPr>
            <w:tcW w:w="10440" w:type="dxa"/>
            <w:gridSpan w:val="4"/>
            <w:tcBorders>
              <w:top w:val="single" w:color="auto" w:sz="4" w:space="0"/>
              <w:left w:val="single" w:color="auto" w:sz="4" w:space="0"/>
              <w:bottom w:val="single" w:color="auto" w:sz="4" w:space="0"/>
              <w:right w:val="single" w:color="auto" w:sz="4" w:space="0"/>
            </w:tcBorders>
            <w:tcMar/>
            <w:vAlign w:val="center"/>
            <w:hideMark/>
          </w:tcPr>
          <w:p w:rsidRPr="002920B1" w:rsidR="00E64660" w:rsidP="00E64660" w:rsidRDefault="00E64660" w14:paraId="672CA349" w14:textId="3E76CE6E">
            <w:pPr>
              <w:spacing w:before="60" w:line="276" w:lineRule="auto"/>
              <w:jc w:val="both"/>
              <w:rPr>
                <w:b/>
                <w:sz w:val="24"/>
                <w:szCs w:val="24"/>
              </w:rPr>
            </w:pPr>
            <w:r w:rsidRPr="002920B1">
              <w:rPr>
                <w:b/>
                <w:sz w:val="24"/>
                <w:szCs w:val="24"/>
              </w:rPr>
              <w:t>Investigation</w:t>
            </w:r>
            <w:r w:rsidRPr="002920B1">
              <w:rPr>
                <w:sz w:val="24"/>
                <w:szCs w:val="24"/>
              </w:rPr>
              <w:t xml:space="preserve"> </w:t>
            </w:r>
            <w:r w:rsidRPr="002920B1">
              <w:rPr>
                <w:b/>
                <w:sz w:val="24"/>
                <w:szCs w:val="24"/>
              </w:rPr>
              <w:t xml:space="preserve">Team: </w:t>
            </w:r>
          </w:p>
        </w:tc>
      </w:tr>
      <w:tr w:rsidRPr="002920B1" w:rsidR="00DD2AA7" w:rsidTr="257A5F30" w14:paraId="2BB2C5E9" w14:textId="77777777">
        <w:trPr>
          <w:trHeight w:val="454" w:hRule="exact"/>
        </w:trPr>
        <w:tc>
          <w:tcPr>
            <w:tcW w:w="2610" w:type="dxa"/>
            <w:tcBorders>
              <w:top w:val="single" w:color="auto" w:sz="4" w:space="0"/>
              <w:left w:val="single" w:color="auto" w:sz="4" w:space="0"/>
              <w:bottom w:val="single" w:color="auto" w:sz="4" w:space="0"/>
              <w:right w:val="single" w:color="auto" w:sz="4" w:space="0"/>
            </w:tcBorders>
            <w:tcMar/>
          </w:tcPr>
          <w:p w:rsidRPr="002920B1" w:rsidR="00E64660" w:rsidP="00E64660" w:rsidRDefault="00E64660" w14:paraId="12EF209E" w14:textId="77777777">
            <w:pPr>
              <w:spacing w:before="60" w:line="276" w:lineRule="auto"/>
              <w:jc w:val="both"/>
              <w:rPr>
                <w:b/>
                <w:bCs/>
                <w:sz w:val="24"/>
                <w:szCs w:val="24"/>
              </w:rPr>
            </w:pPr>
            <w:r w:rsidRPr="002920B1">
              <w:rPr>
                <w:b/>
                <w:bCs/>
                <w:sz w:val="24"/>
                <w:szCs w:val="24"/>
              </w:rPr>
              <w:t>Name</w:t>
            </w:r>
          </w:p>
          <w:p w:rsidRPr="002920B1" w:rsidR="00E64660" w:rsidP="00E64660" w:rsidRDefault="00E64660" w14:paraId="7AC2FD33" w14:textId="77777777">
            <w:pPr>
              <w:spacing w:after="160" w:line="276" w:lineRule="auto"/>
              <w:jc w:val="both"/>
              <w:rPr>
                <w:b/>
                <w:bCs/>
                <w:sz w:val="24"/>
                <w:szCs w:val="24"/>
              </w:rPr>
            </w:pPr>
          </w:p>
          <w:p w:rsidRPr="002920B1" w:rsidR="00E64660" w:rsidP="00E64660" w:rsidRDefault="00E64660" w14:paraId="25788963" w14:textId="77777777">
            <w:pPr>
              <w:spacing w:before="60" w:line="276" w:lineRule="auto"/>
              <w:jc w:val="both"/>
              <w:rPr>
                <w:b/>
                <w:bCs/>
                <w:sz w:val="24"/>
                <w:szCs w:val="24"/>
              </w:rPr>
            </w:pPr>
          </w:p>
        </w:tc>
        <w:tc>
          <w:tcPr>
            <w:tcW w:w="7830" w:type="dxa"/>
            <w:gridSpan w:val="3"/>
            <w:tcBorders>
              <w:top w:val="single" w:color="auto" w:sz="4" w:space="0"/>
              <w:left w:val="single" w:color="auto" w:sz="4" w:space="0"/>
              <w:right w:val="single" w:color="auto" w:sz="4" w:space="0"/>
            </w:tcBorders>
            <w:tcMar/>
          </w:tcPr>
          <w:p w:rsidRPr="002920B1" w:rsidR="00E64660" w:rsidP="00E64660" w:rsidRDefault="00E64660" w14:paraId="1C3B582F" w14:textId="77777777">
            <w:pPr>
              <w:spacing w:before="60" w:line="276" w:lineRule="auto"/>
              <w:jc w:val="both"/>
              <w:rPr>
                <w:b/>
                <w:bCs/>
                <w:sz w:val="24"/>
                <w:szCs w:val="24"/>
              </w:rPr>
            </w:pPr>
            <w:r w:rsidRPr="002920B1">
              <w:rPr>
                <w:b/>
                <w:bCs/>
                <w:sz w:val="24"/>
                <w:szCs w:val="24"/>
              </w:rPr>
              <w:t>Department (Role/Responsibility)</w:t>
            </w:r>
          </w:p>
        </w:tc>
      </w:tr>
      <w:tr w:rsidRPr="002920B1" w:rsidR="00DD2AA7" w:rsidTr="257A5F30" w14:paraId="07494D26" w14:textId="77777777">
        <w:trPr>
          <w:trHeight w:val="597"/>
        </w:trPr>
        <w:tc>
          <w:tcPr>
            <w:tcW w:w="2610" w:type="dxa"/>
            <w:tcBorders>
              <w:top w:val="single" w:color="auto" w:sz="4" w:space="0"/>
              <w:left w:val="single" w:color="auto" w:sz="4" w:space="0"/>
              <w:bottom w:val="single" w:color="auto" w:sz="4" w:space="0"/>
              <w:right w:val="single" w:color="auto" w:sz="4" w:space="0"/>
            </w:tcBorders>
            <w:tcMar/>
            <w:vAlign w:val="center"/>
          </w:tcPr>
          <w:p w:rsidRPr="002920B1" w:rsidR="00E64660" w:rsidDel="00E00CFF" w:rsidP="00E64660" w:rsidRDefault="00805A18" w14:paraId="44A90F92" w14:textId="17984E9C">
            <w:pPr>
              <w:spacing w:line="276" w:lineRule="auto"/>
              <w:jc w:val="both"/>
              <w:rPr>
                <w:sz w:val="24"/>
                <w:szCs w:val="24"/>
              </w:rPr>
            </w:pPr>
            <w:r w:rsidRPr="002920B1">
              <w:rPr>
                <w:sz w:val="24"/>
                <w:szCs w:val="24"/>
              </w:rPr>
              <w:t>Sachin Kumbhar</w:t>
            </w:r>
          </w:p>
        </w:tc>
        <w:tc>
          <w:tcPr>
            <w:tcW w:w="7830" w:type="dxa"/>
            <w:gridSpan w:val="3"/>
            <w:tcBorders>
              <w:top w:val="single" w:color="auto" w:sz="4" w:space="0"/>
              <w:left w:val="single" w:color="auto" w:sz="4" w:space="0"/>
              <w:right w:val="single" w:color="auto" w:sz="4" w:space="0"/>
            </w:tcBorders>
            <w:tcMar/>
            <w:vAlign w:val="center"/>
          </w:tcPr>
          <w:p w:rsidRPr="002920B1" w:rsidR="00E64660" w:rsidP="00E64660" w:rsidRDefault="00805A18" w14:paraId="24C727A9" w14:textId="1261DBD6">
            <w:pPr>
              <w:spacing w:line="276" w:lineRule="auto"/>
              <w:jc w:val="both"/>
              <w:rPr>
                <w:sz w:val="24"/>
                <w:szCs w:val="24"/>
              </w:rPr>
            </w:pPr>
            <w:r w:rsidRPr="002920B1">
              <w:rPr>
                <w:sz w:val="24"/>
                <w:szCs w:val="24"/>
              </w:rPr>
              <w:t xml:space="preserve">Engineering </w:t>
            </w:r>
            <w:r w:rsidRPr="002920B1" w:rsidR="00E64660">
              <w:rPr>
                <w:sz w:val="24"/>
                <w:szCs w:val="24"/>
              </w:rPr>
              <w:t xml:space="preserve">-Team Lead </w:t>
            </w:r>
          </w:p>
        </w:tc>
      </w:tr>
      <w:tr w:rsidRPr="002920B1" w:rsidR="00E33AC5" w:rsidTr="257A5F30" w14:paraId="195434E4" w14:textId="77777777">
        <w:trPr>
          <w:trHeight w:val="597"/>
        </w:trPr>
        <w:tc>
          <w:tcPr>
            <w:tcW w:w="2610" w:type="dxa"/>
            <w:tcBorders>
              <w:top w:val="single" w:color="auto" w:sz="4" w:space="0"/>
              <w:left w:val="single" w:color="auto" w:sz="4" w:space="0"/>
              <w:bottom w:val="single" w:color="auto" w:sz="4" w:space="0"/>
              <w:right w:val="single" w:color="auto" w:sz="4" w:space="0"/>
            </w:tcBorders>
            <w:tcMar/>
            <w:vAlign w:val="center"/>
          </w:tcPr>
          <w:p w:rsidRPr="002920B1" w:rsidR="00E33AC5" w:rsidP="00E64660" w:rsidRDefault="00E33AC5" w14:paraId="6EDCE90C" w14:textId="5D9CBF46">
            <w:pPr>
              <w:spacing w:line="276" w:lineRule="auto"/>
              <w:jc w:val="both"/>
              <w:rPr>
                <w:sz w:val="24"/>
                <w:szCs w:val="24"/>
              </w:rPr>
            </w:pPr>
            <w:r>
              <w:rPr>
                <w:sz w:val="24"/>
                <w:szCs w:val="24"/>
              </w:rPr>
              <w:t>Gaurav Shelar</w:t>
            </w:r>
          </w:p>
        </w:tc>
        <w:tc>
          <w:tcPr>
            <w:tcW w:w="7830" w:type="dxa"/>
            <w:gridSpan w:val="3"/>
            <w:tcBorders>
              <w:top w:val="single" w:color="auto" w:sz="4" w:space="0"/>
              <w:left w:val="single" w:color="auto" w:sz="4" w:space="0"/>
              <w:right w:val="single" w:color="auto" w:sz="4" w:space="0"/>
            </w:tcBorders>
            <w:tcMar/>
            <w:vAlign w:val="center"/>
          </w:tcPr>
          <w:p w:rsidRPr="002920B1" w:rsidR="00E33AC5" w:rsidP="00E64660" w:rsidRDefault="00E33AC5" w14:paraId="2BE55E02" w14:textId="103A662F">
            <w:pPr>
              <w:spacing w:line="276" w:lineRule="auto"/>
              <w:jc w:val="both"/>
              <w:rPr>
                <w:sz w:val="24"/>
                <w:szCs w:val="24"/>
              </w:rPr>
            </w:pPr>
            <w:r w:rsidRPr="002920B1">
              <w:rPr>
                <w:sz w:val="24"/>
                <w:szCs w:val="24"/>
              </w:rPr>
              <w:t xml:space="preserve">Engineering -Team </w:t>
            </w:r>
            <w:r>
              <w:rPr>
                <w:sz w:val="24"/>
                <w:szCs w:val="24"/>
              </w:rPr>
              <w:t>member</w:t>
            </w:r>
          </w:p>
        </w:tc>
      </w:tr>
      <w:tr w:rsidRPr="002920B1" w:rsidR="00DD2AA7" w:rsidTr="257A5F30" w14:paraId="62D82E86" w14:textId="77777777">
        <w:trPr>
          <w:trHeight w:val="414"/>
        </w:trPr>
        <w:tc>
          <w:tcPr>
            <w:tcW w:w="2610" w:type="dxa"/>
            <w:tcBorders>
              <w:top w:val="single" w:color="auto" w:sz="4" w:space="0"/>
              <w:left w:val="single" w:color="auto" w:sz="4" w:space="0"/>
              <w:bottom w:val="single" w:color="auto" w:sz="4" w:space="0"/>
              <w:right w:val="single" w:color="auto" w:sz="4" w:space="0"/>
            </w:tcBorders>
            <w:tcMar/>
            <w:vAlign w:val="center"/>
          </w:tcPr>
          <w:p w:rsidRPr="002920B1" w:rsidR="00E64660" w:rsidP="00E64660" w:rsidRDefault="00805A18" w14:paraId="5EDE8D2F" w14:textId="61868648">
            <w:pPr>
              <w:spacing w:line="276" w:lineRule="auto"/>
              <w:jc w:val="both"/>
              <w:rPr>
                <w:sz w:val="24"/>
                <w:szCs w:val="24"/>
              </w:rPr>
            </w:pPr>
            <w:r w:rsidRPr="002920B1">
              <w:rPr>
                <w:sz w:val="24"/>
                <w:szCs w:val="24"/>
              </w:rPr>
              <w:t>Harshdeep Thak</w:t>
            </w:r>
            <w:r w:rsidRPr="002920B1" w:rsidR="00702864">
              <w:rPr>
                <w:sz w:val="24"/>
                <w:szCs w:val="24"/>
              </w:rPr>
              <w:t>ka</w:t>
            </w:r>
            <w:r w:rsidRPr="002920B1">
              <w:rPr>
                <w:sz w:val="24"/>
                <w:szCs w:val="24"/>
              </w:rPr>
              <w:t>r</w:t>
            </w:r>
          </w:p>
        </w:tc>
        <w:tc>
          <w:tcPr>
            <w:tcW w:w="7830" w:type="dxa"/>
            <w:gridSpan w:val="3"/>
            <w:tcBorders>
              <w:top w:val="single" w:color="auto" w:sz="4" w:space="0"/>
              <w:left w:val="single" w:color="auto" w:sz="4" w:space="0"/>
              <w:right w:val="single" w:color="auto" w:sz="4" w:space="0"/>
            </w:tcBorders>
            <w:tcMar/>
            <w:vAlign w:val="center"/>
          </w:tcPr>
          <w:p w:rsidRPr="002920B1" w:rsidR="00E64660" w:rsidP="00E64660" w:rsidRDefault="00805A18" w14:paraId="1ADB1C44" w14:textId="60AE5503">
            <w:pPr>
              <w:spacing w:line="276" w:lineRule="auto"/>
              <w:jc w:val="both"/>
              <w:rPr>
                <w:sz w:val="24"/>
                <w:szCs w:val="24"/>
              </w:rPr>
            </w:pPr>
            <w:r w:rsidRPr="002920B1">
              <w:rPr>
                <w:sz w:val="24"/>
                <w:szCs w:val="24"/>
              </w:rPr>
              <w:t xml:space="preserve">Production </w:t>
            </w:r>
            <w:r w:rsidRPr="002920B1" w:rsidR="00E64660">
              <w:rPr>
                <w:sz w:val="24"/>
                <w:szCs w:val="24"/>
              </w:rPr>
              <w:t xml:space="preserve">– Team Member </w:t>
            </w:r>
          </w:p>
        </w:tc>
      </w:tr>
      <w:tr w:rsidRPr="002920B1" w:rsidR="00DD2AA7" w:rsidTr="257A5F30" w14:paraId="194AE22B" w14:textId="77777777">
        <w:trPr>
          <w:trHeight w:val="530"/>
        </w:trPr>
        <w:tc>
          <w:tcPr>
            <w:tcW w:w="2610" w:type="dxa"/>
            <w:tcBorders>
              <w:top w:val="single" w:color="auto" w:sz="4" w:space="0"/>
              <w:left w:val="single" w:color="auto" w:sz="4" w:space="0"/>
              <w:bottom w:val="single" w:color="auto" w:sz="4" w:space="0"/>
              <w:right w:val="single" w:color="auto" w:sz="4" w:space="0"/>
            </w:tcBorders>
            <w:tcMar/>
            <w:vAlign w:val="center"/>
          </w:tcPr>
          <w:p w:rsidRPr="002920B1" w:rsidR="00E64660" w:rsidDel="00E00CFF" w:rsidP="00E64660" w:rsidRDefault="00E33AC5" w14:paraId="43CA8B3A" w14:textId="1B9296F9">
            <w:pPr>
              <w:spacing w:line="276" w:lineRule="auto"/>
              <w:jc w:val="both"/>
              <w:rPr>
                <w:sz w:val="24"/>
                <w:szCs w:val="24"/>
              </w:rPr>
            </w:pPr>
            <w:r>
              <w:rPr>
                <w:sz w:val="24"/>
                <w:szCs w:val="24"/>
              </w:rPr>
              <w:t xml:space="preserve">Akash Kengar </w:t>
            </w:r>
          </w:p>
        </w:tc>
        <w:tc>
          <w:tcPr>
            <w:tcW w:w="7830" w:type="dxa"/>
            <w:gridSpan w:val="3"/>
            <w:tcBorders>
              <w:top w:val="single" w:color="auto" w:sz="4" w:space="0"/>
              <w:left w:val="single" w:color="auto" w:sz="4" w:space="0"/>
              <w:right w:val="single" w:color="auto" w:sz="4" w:space="0"/>
            </w:tcBorders>
            <w:tcMar/>
            <w:vAlign w:val="center"/>
          </w:tcPr>
          <w:p w:rsidRPr="002920B1" w:rsidR="00E64660" w:rsidP="00E64660" w:rsidRDefault="00E64660" w14:paraId="4C4BF6E1" w14:textId="49EC48CD">
            <w:pPr>
              <w:spacing w:line="276" w:lineRule="auto"/>
              <w:jc w:val="both"/>
              <w:rPr>
                <w:sz w:val="24"/>
                <w:szCs w:val="24"/>
              </w:rPr>
            </w:pPr>
            <w:r w:rsidRPr="002920B1">
              <w:rPr>
                <w:sz w:val="24"/>
                <w:szCs w:val="24"/>
              </w:rPr>
              <w:t>Quality Assurance – Team Member</w:t>
            </w:r>
          </w:p>
        </w:tc>
      </w:tr>
      <w:tr w:rsidRPr="002920B1" w:rsidR="00E64660" w:rsidTr="257A5F30" w14:paraId="0C0314F2" w14:textId="77777777">
        <w:trPr>
          <w:trHeight w:val="440"/>
        </w:trPr>
        <w:tc>
          <w:tcPr>
            <w:tcW w:w="10440" w:type="dxa"/>
            <w:gridSpan w:val="4"/>
            <w:tcBorders>
              <w:top w:val="single" w:color="auto" w:sz="4" w:space="0"/>
              <w:left w:val="single" w:color="auto" w:sz="4" w:space="0"/>
              <w:bottom w:val="single" w:color="auto" w:sz="4" w:space="0"/>
              <w:right w:val="single" w:color="auto" w:sz="4" w:space="0"/>
            </w:tcBorders>
            <w:tcMar/>
            <w:vAlign w:val="center"/>
          </w:tcPr>
          <w:p w:rsidRPr="002920B1" w:rsidR="00E64660" w:rsidP="00E64660" w:rsidRDefault="00E64660" w14:paraId="085DA802" w14:textId="70596251">
            <w:pPr>
              <w:spacing w:line="276" w:lineRule="auto"/>
              <w:jc w:val="both"/>
              <w:rPr>
                <w:sz w:val="24"/>
                <w:szCs w:val="24"/>
              </w:rPr>
            </w:pPr>
            <w:r w:rsidRPr="002920B1">
              <w:rPr>
                <w:b/>
                <w:bCs/>
                <w:sz w:val="24"/>
                <w:szCs w:val="24"/>
              </w:rPr>
              <w:t xml:space="preserve">Investigation Tool Assigned: </w:t>
            </w:r>
            <w:r w:rsidRPr="002920B1">
              <w:rPr>
                <w:bCs/>
                <w:sz w:val="24"/>
                <w:szCs w:val="24"/>
              </w:rPr>
              <w:t>Documents review</w:t>
            </w:r>
            <w:r w:rsidRPr="002920B1" w:rsidR="00B124D7">
              <w:rPr>
                <w:bCs/>
                <w:sz w:val="24"/>
                <w:szCs w:val="24"/>
              </w:rPr>
              <w:t xml:space="preserve"> and Why-Why Analysis.</w:t>
            </w:r>
          </w:p>
        </w:tc>
      </w:tr>
      <w:tr w:rsidRPr="002920B1" w:rsidR="003D7BA9" w:rsidTr="257A5F30" w14:paraId="7BA0782D" w14:textId="77777777">
        <w:trPr>
          <w:trHeight w:val="440"/>
        </w:trPr>
        <w:tc>
          <w:tcPr>
            <w:tcW w:w="10440" w:type="dxa"/>
            <w:gridSpan w:val="4"/>
            <w:tcBorders>
              <w:top w:val="single" w:color="auto" w:sz="4" w:space="0"/>
              <w:left w:val="single" w:color="auto" w:sz="4" w:space="0"/>
              <w:bottom w:val="single" w:color="auto" w:sz="4" w:space="0"/>
              <w:right w:val="single" w:color="auto" w:sz="4" w:space="0"/>
            </w:tcBorders>
            <w:tcMar/>
            <w:vAlign w:val="center"/>
          </w:tcPr>
          <w:p w:rsidRPr="002920B1" w:rsidR="003D7BA9" w:rsidP="003D7BA9" w:rsidRDefault="003D7BA9" w14:paraId="03EECFA4" w14:textId="558A3634">
            <w:pPr>
              <w:spacing w:line="276" w:lineRule="auto"/>
              <w:jc w:val="both"/>
              <w:rPr>
                <w:b/>
                <w:bCs/>
                <w:sz w:val="24"/>
                <w:szCs w:val="24"/>
              </w:rPr>
            </w:pPr>
            <w:r w:rsidRPr="00710C73">
              <w:rPr>
                <w:b/>
                <w:bCs/>
                <w:sz w:val="24"/>
                <w:szCs w:val="24"/>
              </w:rPr>
              <w:t xml:space="preserve">Chronology of the event:                                    </w:t>
            </w:r>
          </w:p>
        </w:tc>
      </w:tr>
      <w:tr w:rsidRPr="002920B1" w:rsidR="003D7BA9" w:rsidTr="257A5F30" w14:paraId="3549B9E5" w14:textId="77777777">
        <w:trPr>
          <w:trHeight w:val="3527"/>
        </w:trPr>
        <w:tc>
          <w:tcPr>
            <w:tcW w:w="10440" w:type="dxa"/>
            <w:gridSpan w:val="4"/>
            <w:tcBorders>
              <w:top w:val="single" w:color="auto" w:sz="4" w:space="0"/>
              <w:left w:val="single" w:color="auto" w:sz="4" w:space="0"/>
              <w:bottom w:val="single" w:color="auto" w:sz="4" w:space="0"/>
              <w:right w:val="single" w:color="auto" w:sz="4" w:space="0"/>
            </w:tcBorders>
            <w:tcMar/>
            <w:vAlign w:val="center"/>
          </w:tcPr>
          <w:p w:rsidR="003D7BA9" w:rsidP="00027F77" w:rsidRDefault="003D7BA9" w14:paraId="0F4FDCE7" w14:textId="77777777">
            <w:pPr>
              <w:spacing w:line="276" w:lineRule="auto"/>
              <w:rPr>
                <w:b/>
                <w:bCs/>
                <w:sz w:val="24"/>
                <w:szCs w:val="24"/>
              </w:rPr>
            </w:pPr>
          </w:p>
          <w:tbl>
            <w:tblPr>
              <w:tblStyle w:val="TableGrid"/>
              <w:tblW w:w="0" w:type="auto"/>
              <w:tblLook w:val="04A0" w:firstRow="1" w:lastRow="0" w:firstColumn="1" w:lastColumn="0" w:noHBand="0" w:noVBand="1"/>
            </w:tblPr>
            <w:tblGrid>
              <w:gridCol w:w="2439"/>
              <w:gridCol w:w="7794"/>
            </w:tblGrid>
            <w:tr w:rsidRPr="004659ED" w:rsidR="003D7BA9" w:rsidTr="410C70F7" w14:paraId="584DC2FB" w14:textId="77777777">
              <w:trPr>
                <w:trHeight w:val="548"/>
              </w:trPr>
              <w:tc>
                <w:tcPr>
                  <w:tcW w:w="0" w:type="auto"/>
                  <w:shd w:val="clear" w:color="auto" w:fill="D9D9D9" w:themeFill="background1" w:themeFillShade="D9"/>
                  <w:vAlign w:val="center"/>
                  <w:hideMark/>
                </w:tcPr>
                <w:p w:rsidRPr="004659ED" w:rsidR="003D7BA9" w:rsidP="00027F77" w:rsidRDefault="003D7BA9" w14:paraId="05DA5167" w14:textId="77777777">
                  <w:pPr>
                    <w:rPr>
                      <w:b/>
                      <w:bCs/>
                      <w:sz w:val="24"/>
                      <w:szCs w:val="24"/>
                      <w:lang w:val="en-IN" w:eastAsia="en-IN"/>
                    </w:rPr>
                  </w:pPr>
                  <w:r w:rsidRPr="004659ED">
                    <w:rPr>
                      <w:b/>
                      <w:bCs/>
                      <w:sz w:val="24"/>
                      <w:szCs w:val="24"/>
                      <w:lang w:val="en-IN" w:eastAsia="en-IN"/>
                    </w:rPr>
                    <w:t>Activity / Step</w:t>
                  </w:r>
                </w:p>
              </w:tc>
              <w:tc>
                <w:tcPr>
                  <w:tcW w:w="0" w:type="auto"/>
                  <w:shd w:val="clear" w:color="auto" w:fill="D9D9D9" w:themeFill="background1" w:themeFillShade="D9"/>
                  <w:vAlign w:val="center"/>
                  <w:hideMark/>
                </w:tcPr>
                <w:p w:rsidRPr="004659ED" w:rsidR="003D7BA9" w:rsidP="00027F77" w:rsidRDefault="003D7BA9" w14:paraId="23719AD6" w14:textId="77777777">
                  <w:pPr>
                    <w:rPr>
                      <w:b/>
                      <w:bCs/>
                      <w:sz w:val="24"/>
                      <w:szCs w:val="24"/>
                      <w:lang w:val="en-IN" w:eastAsia="en-IN"/>
                    </w:rPr>
                  </w:pPr>
                  <w:r w:rsidRPr="004659ED">
                    <w:rPr>
                      <w:b/>
                      <w:bCs/>
                      <w:sz w:val="24"/>
                      <w:szCs w:val="24"/>
                      <w:lang w:val="en-IN" w:eastAsia="en-IN"/>
                    </w:rPr>
                    <w:t>Observation / Details</w:t>
                  </w:r>
                </w:p>
              </w:tc>
            </w:tr>
            <w:tr w:rsidRPr="004659ED" w:rsidR="003D7BA9" w:rsidTr="410C70F7" w14:paraId="6FCABF87" w14:textId="77777777">
              <w:tc>
                <w:tcPr>
                  <w:tcW w:w="0" w:type="auto"/>
                  <w:hideMark/>
                </w:tcPr>
                <w:p w:rsidRPr="004659ED" w:rsidR="003D7BA9" w:rsidP="00027F77" w:rsidRDefault="003D7BA9" w14:paraId="3A3DFCB6" w14:textId="77777777">
                  <w:pPr>
                    <w:rPr>
                      <w:sz w:val="24"/>
                      <w:szCs w:val="24"/>
                      <w:lang w:val="en-IN" w:eastAsia="en-IN"/>
                    </w:rPr>
                  </w:pPr>
                  <w:r w:rsidRPr="004659ED">
                    <w:rPr>
                      <w:sz w:val="24"/>
                      <w:szCs w:val="24"/>
                      <w:lang w:val="en-IN" w:eastAsia="en-IN"/>
                    </w:rPr>
                    <w:t>Lyophilization cycle initiation</w:t>
                  </w:r>
                </w:p>
              </w:tc>
              <w:tc>
                <w:tcPr>
                  <w:tcW w:w="0" w:type="auto"/>
                  <w:hideMark/>
                </w:tcPr>
                <w:p w:rsidRPr="004659ED" w:rsidR="003D7BA9" w:rsidP="00027F77" w:rsidRDefault="003D7BA9" w14:paraId="7714B0AC" w14:textId="77777777">
                  <w:pPr>
                    <w:rPr>
                      <w:sz w:val="24"/>
                      <w:szCs w:val="24"/>
                      <w:lang w:val="en-IN" w:eastAsia="en-IN"/>
                    </w:rPr>
                  </w:pPr>
                  <w:r w:rsidRPr="004659ED">
                    <w:rPr>
                      <w:sz w:val="24"/>
                      <w:szCs w:val="24"/>
                      <w:lang w:val="en-IN" w:eastAsia="en-IN"/>
                    </w:rPr>
                    <w:t>Lyophilization cycle for batch no. RIG25014 was initiated as per defined process parameters.</w:t>
                  </w:r>
                </w:p>
              </w:tc>
            </w:tr>
            <w:tr w:rsidRPr="004659ED" w:rsidR="003D7BA9" w:rsidTr="410C70F7" w14:paraId="2A628EBA" w14:textId="77777777">
              <w:tc>
                <w:tcPr>
                  <w:tcW w:w="0" w:type="auto"/>
                  <w:hideMark/>
                </w:tcPr>
                <w:p w:rsidRPr="004659ED" w:rsidR="003D7BA9" w:rsidP="00027F77" w:rsidRDefault="003D7BA9" w14:paraId="5022806C" w14:textId="77777777">
                  <w:pPr>
                    <w:rPr>
                      <w:sz w:val="24"/>
                      <w:szCs w:val="24"/>
                      <w:lang w:val="en-IN" w:eastAsia="en-IN"/>
                    </w:rPr>
                  </w:pPr>
                  <w:r w:rsidRPr="004659ED">
                    <w:rPr>
                      <w:sz w:val="24"/>
                      <w:szCs w:val="24"/>
                      <w:lang w:val="en-IN" w:eastAsia="en-IN"/>
                    </w:rPr>
                    <w:t>Shelf pre-cooling</w:t>
                  </w:r>
                </w:p>
              </w:tc>
              <w:tc>
                <w:tcPr>
                  <w:tcW w:w="0" w:type="auto"/>
                  <w:hideMark/>
                </w:tcPr>
                <w:p w:rsidRPr="004659ED" w:rsidR="003D7BA9" w:rsidP="00027F77" w:rsidRDefault="003D7BA9" w14:paraId="56A59C1B" w14:textId="77777777">
                  <w:pPr>
                    <w:rPr>
                      <w:sz w:val="24"/>
                      <w:szCs w:val="24"/>
                      <w:lang w:val="en-IN" w:eastAsia="en-IN"/>
                    </w:rPr>
                  </w:pPr>
                  <w:r w:rsidRPr="004659ED">
                    <w:rPr>
                      <w:sz w:val="24"/>
                      <w:szCs w:val="24"/>
                      <w:lang w:val="en-IN" w:eastAsia="en-IN"/>
                    </w:rPr>
                    <w:t>Shelf pre-cooling activity was performed and shelf temperature of -5°C was achieved as per recipe requirements.</w:t>
                  </w:r>
                </w:p>
              </w:tc>
            </w:tr>
            <w:tr w:rsidRPr="004659ED" w:rsidR="003D7BA9" w:rsidTr="410C70F7" w14:paraId="7F158BEE" w14:textId="77777777">
              <w:tc>
                <w:tcPr>
                  <w:tcW w:w="0" w:type="auto"/>
                  <w:hideMark/>
                </w:tcPr>
                <w:p w:rsidRPr="004659ED" w:rsidR="003D7BA9" w:rsidP="00027F77" w:rsidRDefault="003D7BA9" w14:paraId="220A4406" w14:textId="77777777">
                  <w:pPr>
                    <w:rPr>
                      <w:sz w:val="24"/>
                      <w:szCs w:val="24"/>
                      <w:lang w:val="en-IN" w:eastAsia="en-IN"/>
                    </w:rPr>
                  </w:pPr>
                  <w:r w:rsidRPr="004659ED">
                    <w:rPr>
                      <w:sz w:val="24"/>
                      <w:szCs w:val="24"/>
                      <w:lang w:val="en-IN" w:eastAsia="en-IN"/>
                    </w:rPr>
                    <w:t>Freezing Control</w:t>
                  </w:r>
                </w:p>
              </w:tc>
              <w:tc>
                <w:tcPr>
                  <w:tcW w:w="0" w:type="auto"/>
                  <w:hideMark/>
                </w:tcPr>
                <w:p w:rsidRPr="004659ED" w:rsidR="003D7BA9" w:rsidP="00027F77" w:rsidRDefault="003D7BA9" w14:paraId="7EE05478" w14:textId="77777777">
                  <w:pPr>
                    <w:rPr>
                      <w:sz w:val="24"/>
                      <w:szCs w:val="24"/>
                      <w:lang w:val="en-IN" w:eastAsia="en-IN"/>
                    </w:rPr>
                  </w:pPr>
                  <w:r w:rsidRPr="004659ED">
                    <w:rPr>
                      <w:sz w:val="24"/>
                      <w:szCs w:val="24"/>
                      <w:lang w:val="en-IN" w:eastAsia="en-IN"/>
                    </w:rPr>
                    <w:t>Freezing stage was executed at -45°C with programmed ramp duration of 120 minutes and soak duration of 60 minutes.</w:t>
                  </w:r>
                </w:p>
              </w:tc>
            </w:tr>
            <w:tr w:rsidRPr="004659ED" w:rsidR="003D7BA9" w:rsidTr="410C70F7" w14:paraId="07282546" w14:textId="77777777">
              <w:tc>
                <w:tcPr>
                  <w:tcW w:w="0" w:type="auto"/>
                  <w:hideMark/>
                </w:tcPr>
                <w:p w:rsidRPr="004659ED" w:rsidR="003D7BA9" w:rsidP="00027F77" w:rsidRDefault="003D7BA9" w14:paraId="78A631E7" w14:textId="77777777">
                  <w:pPr>
                    <w:rPr>
                      <w:sz w:val="24"/>
                      <w:szCs w:val="24"/>
                      <w:lang w:val="en-IN" w:eastAsia="en-IN"/>
                    </w:rPr>
                  </w:pPr>
                  <w:r w:rsidRPr="004659ED">
                    <w:rPr>
                      <w:sz w:val="24"/>
                      <w:szCs w:val="24"/>
                      <w:lang w:val="en-IN" w:eastAsia="en-IN"/>
                    </w:rPr>
                    <w:t>Condenser pre-cooling</w:t>
                  </w:r>
                </w:p>
              </w:tc>
              <w:tc>
                <w:tcPr>
                  <w:tcW w:w="0" w:type="auto"/>
                  <w:hideMark/>
                </w:tcPr>
                <w:p w:rsidRPr="004659ED" w:rsidR="003D7BA9" w:rsidP="00027F77" w:rsidRDefault="003D7BA9" w14:paraId="1AD56248" w14:textId="77777777">
                  <w:pPr>
                    <w:rPr>
                      <w:sz w:val="24"/>
                      <w:szCs w:val="24"/>
                      <w:lang w:val="en-IN" w:eastAsia="en-IN"/>
                    </w:rPr>
                  </w:pPr>
                  <w:r w:rsidRPr="004659ED">
                    <w:rPr>
                      <w:sz w:val="24"/>
                      <w:szCs w:val="24"/>
                      <w:lang w:val="en-IN" w:eastAsia="en-IN"/>
                    </w:rPr>
                    <w:t>Condenser pre-cooling activity was performed and condenser temperature of -50°C was achieved with soak duration of 5 minutes.</w:t>
                  </w:r>
                </w:p>
              </w:tc>
            </w:tr>
            <w:tr w:rsidRPr="004659ED" w:rsidR="003D7BA9" w:rsidTr="410C70F7" w14:paraId="373346AB" w14:textId="77777777">
              <w:tc>
                <w:tcPr>
                  <w:tcW w:w="0" w:type="auto"/>
                  <w:hideMark/>
                </w:tcPr>
                <w:p w:rsidRPr="004659ED" w:rsidR="003D7BA9" w:rsidP="00027F77" w:rsidRDefault="003D7BA9" w14:paraId="2A2A9BFD" w14:textId="77777777">
                  <w:pPr>
                    <w:rPr>
                      <w:sz w:val="24"/>
                      <w:szCs w:val="24"/>
                      <w:lang w:val="en-IN" w:eastAsia="en-IN"/>
                    </w:rPr>
                  </w:pPr>
                  <w:r w:rsidRPr="004659ED">
                    <w:rPr>
                      <w:sz w:val="24"/>
                      <w:szCs w:val="24"/>
                      <w:lang w:val="en-IN" w:eastAsia="en-IN"/>
                    </w:rPr>
                    <w:t>Condenser pre-evacuation</w:t>
                  </w:r>
                </w:p>
              </w:tc>
              <w:tc>
                <w:tcPr>
                  <w:tcW w:w="0" w:type="auto"/>
                  <w:hideMark/>
                </w:tcPr>
                <w:p w:rsidRPr="004659ED" w:rsidR="003D7BA9" w:rsidP="00027F77" w:rsidRDefault="003D7BA9" w14:paraId="3FAEFD2C" w14:textId="60B2D8AC">
                  <w:pPr>
                    <w:rPr>
                      <w:sz w:val="24"/>
                      <w:szCs w:val="24"/>
                      <w:lang w:val="en-IN" w:eastAsia="en-IN"/>
                    </w:rPr>
                  </w:pPr>
                  <w:r w:rsidRPr="410C70F7">
                    <w:rPr>
                      <w:sz w:val="24"/>
                      <w:szCs w:val="24"/>
                      <w:lang w:val="en-IN" w:eastAsia="en-IN"/>
                    </w:rPr>
                    <w:t xml:space="preserve">Condenser pre-evacuation activity was performed with drying start pressure of 800.0 µbar. Alarm settings were maintained at P1: 900.0 </w:t>
                  </w:r>
                  <w:del w:author="Sachin Kumbhar" w:date="2026-09-04T11:11:00Z" w16du:dateUtc="2026-09-04T05:41:00Z" w:id="9">
                    <w:r w:rsidRPr="410C70F7" w:rsidDel="0DB0C688">
                      <w:rPr>
                        <w:sz w:val="24"/>
                        <w:szCs w:val="24"/>
                        <w:lang w:val="en-IN" w:eastAsia="en-IN"/>
                      </w:rPr>
                      <w:delText>µ</w:delText>
                    </w:r>
                    <w:r w:rsidRPr="410C70F7" w:rsidDel="003D7BA9">
                      <w:rPr>
                        <w:sz w:val="24"/>
                        <w:szCs w:val="24"/>
                        <w:lang w:val="en-IN" w:eastAsia="en-IN"/>
                      </w:rPr>
                      <w:delText xml:space="preserve">bar </w:delText>
                    </w:r>
                  </w:del>
                  <w:ins w:author="Sachin Kumbhar" w:date="2026-09-04T11:11:00Z" w16du:dateUtc="2026-09-04T05:41:00Z" w:id="10">
                    <w:r w:rsidRPr="410C70F7" w:rsidR="0024180A">
                      <w:rPr>
                        <w:sz w:val="24"/>
                        <w:szCs w:val="24"/>
                        <w:lang w:val="en-IN" w:eastAsia="en-IN"/>
                      </w:rPr>
                      <w:t>µ</w:t>
                    </w:r>
                    <w:commentRangeStart w:id="11"/>
                    <w:commentRangeStart w:id="12"/>
                    <w:r w:rsidRPr="410C70F7" w:rsidR="0024180A">
                      <w:rPr>
                        <w:sz w:val="24"/>
                        <w:szCs w:val="24"/>
                        <w:lang w:val="en-IN" w:eastAsia="en-IN"/>
                      </w:rPr>
                      <w:t>bar</w:t>
                    </w:r>
                  </w:ins>
                  <w:commentRangeEnd w:id="11"/>
                  <w:r w:rsidRPr="410C70F7">
                    <w:rPr>
                      <w:rStyle w:val="CommentReference"/>
                      <w:sz w:val="24"/>
                      <w:szCs w:val="24"/>
                      <w:lang w:val="en-IN" w:eastAsia="en-IN"/>
                    </w:rPr>
                    <w:commentReference w:id="11"/>
                  </w:r>
                  <w:commentRangeEnd w:id="12"/>
                  <w:r>
                    <w:rPr>
                      <w:rStyle w:val="CommentReference"/>
                    </w:rPr>
                    <w:commentReference w:id="12"/>
                  </w:r>
                  <w:ins w:author="Sachin Kumbhar" w:date="2026-09-04T11:11:00Z" w16du:dateUtc="2026-09-04T05:41:00Z" w:id="13">
                    <w:r w:rsidRPr="410C70F7" w:rsidR="0024180A">
                      <w:rPr>
                        <w:sz w:val="24"/>
                        <w:szCs w:val="24"/>
                        <w:lang w:val="en-IN" w:eastAsia="en-IN"/>
                      </w:rPr>
                      <w:t xml:space="preserve"> </w:t>
                    </w:r>
                  </w:ins>
                  <w:r w:rsidRPr="410C70F7">
                    <w:rPr>
                      <w:sz w:val="24"/>
                      <w:szCs w:val="24"/>
                      <w:lang w:val="en-IN" w:eastAsia="en-IN"/>
                    </w:rPr>
                    <w:t xml:space="preserve">and P2: 950.0 </w:t>
                  </w:r>
                  <w:r w:rsidRPr="410C70F7" w:rsidR="0DB0C688">
                    <w:rPr>
                      <w:sz w:val="24"/>
                      <w:szCs w:val="24"/>
                      <w:lang w:val="en-IN" w:eastAsia="en-IN"/>
                    </w:rPr>
                    <w:t>µ</w:t>
                  </w:r>
                  <w:r w:rsidRPr="410C70F7">
                    <w:rPr>
                      <w:sz w:val="24"/>
                      <w:szCs w:val="24"/>
                      <w:lang w:val="en-IN" w:eastAsia="en-IN"/>
                    </w:rPr>
                    <w:t>bar with P2 duration of 300 seconds as per recipe.</w:t>
                  </w:r>
                </w:p>
              </w:tc>
            </w:tr>
            <w:tr w:rsidRPr="004659ED" w:rsidR="003D7BA9" w:rsidTr="410C70F7" w14:paraId="51DB932D" w14:textId="77777777">
              <w:tc>
                <w:tcPr>
                  <w:tcW w:w="0" w:type="auto"/>
                  <w:hideMark/>
                </w:tcPr>
                <w:p w:rsidRPr="004659ED" w:rsidR="003D7BA9" w:rsidP="00027F77" w:rsidRDefault="003D7BA9" w14:paraId="452AE51D" w14:textId="77777777">
                  <w:pPr>
                    <w:rPr>
                      <w:sz w:val="24"/>
                      <w:szCs w:val="24"/>
                      <w:lang w:val="en-IN" w:eastAsia="en-IN"/>
                    </w:rPr>
                  </w:pPr>
                  <w:r w:rsidRPr="004659ED">
                    <w:rPr>
                      <w:sz w:val="24"/>
                      <w:szCs w:val="24"/>
                      <w:lang w:val="en-IN" w:eastAsia="en-IN"/>
                    </w:rPr>
                    <w:t>Primary Drying Step 1 initiation</w:t>
                  </w:r>
                </w:p>
              </w:tc>
              <w:tc>
                <w:tcPr>
                  <w:tcW w:w="0" w:type="auto"/>
                  <w:hideMark/>
                </w:tcPr>
                <w:p w:rsidRPr="004659ED" w:rsidR="003D7BA9" w:rsidP="00027F77" w:rsidRDefault="003D7BA9" w14:paraId="19A45EF5" w14:textId="77777777">
                  <w:pPr>
                    <w:rPr>
                      <w:sz w:val="24"/>
                      <w:szCs w:val="24"/>
                      <w:lang w:val="en-IN" w:eastAsia="en-IN"/>
                    </w:rPr>
                  </w:pPr>
                  <w:r w:rsidRPr="004659ED">
                    <w:rPr>
                      <w:sz w:val="24"/>
                      <w:szCs w:val="24"/>
                      <w:lang w:val="en-IN" w:eastAsia="en-IN"/>
                    </w:rPr>
                    <w:t>Primary Drying Step 1 was initiated with set temperature of -45°C, ramp duration of 2 minutes, soak duration of 60 minutes, and chamber pressure of 800 µbar. Defined control band for pressure was 650 to 950 µbar.</w:t>
                  </w:r>
                </w:p>
              </w:tc>
            </w:tr>
            <w:tr w:rsidRPr="004659ED" w:rsidR="003D7BA9" w:rsidTr="410C70F7" w14:paraId="48736D60" w14:textId="77777777">
              <w:tc>
                <w:tcPr>
                  <w:tcW w:w="0" w:type="auto"/>
                  <w:hideMark/>
                </w:tcPr>
                <w:p w:rsidRPr="004659ED" w:rsidR="003D7BA9" w:rsidP="00027F77" w:rsidRDefault="003D7BA9" w14:paraId="6FAA0BB2" w14:textId="77777777">
                  <w:pPr>
                    <w:rPr>
                      <w:sz w:val="24"/>
                      <w:szCs w:val="24"/>
                      <w:lang w:val="en-IN" w:eastAsia="en-IN"/>
                    </w:rPr>
                  </w:pPr>
                  <w:r w:rsidRPr="004659ED">
                    <w:rPr>
                      <w:sz w:val="24"/>
                      <w:szCs w:val="24"/>
                      <w:lang w:val="en-IN" w:eastAsia="en-IN"/>
                    </w:rPr>
                    <w:t>Observation during Primary Drying Step 1</w:t>
                  </w:r>
                </w:p>
              </w:tc>
              <w:tc>
                <w:tcPr>
                  <w:tcW w:w="0" w:type="auto"/>
                  <w:hideMark/>
                </w:tcPr>
                <w:p w:rsidRPr="004659ED" w:rsidR="003D7BA9" w:rsidP="00027F77" w:rsidRDefault="003D7BA9" w14:paraId="698FB082" w14:textId="0FDF09C9">
                  <w:pPr>
                    <w:rPr>
                      <w:sz w:val="24"/>
                      <w:szCs w:val="24"/>
                      <w:lang w:val="en-IN" w:eastAsia="en-IN"/>
                    </w:rPr>
                  </w:pPr>
                  <w:r w:rsidRPr="004659ED">
                    <w:rPr>
                      <w:sz w:val="24"/>
                      <w:szCs w:val="24"/>
                      <w:lang w:val="en-IN" w:eastAsia="en-IN"/>
                    </w:rPr>
                    <w:t xml:space="preserve">During routine monitoring between </w:t>
                  </w:r>
                  <w:ins w:author="Sachin Kumbhar" w:date="2026-09-11T12:20:00Z" w16du:dateUtc="2026-09-11T06:50:00Z" w:id="14">
                    <w:r w:rsidRPr="410C70F7" w:rsidR="00443D7C">
                      <w:rPr>
                        <w:sz w:val="24"/>
                        <w:szCs w:val="24"/>
                      </w:rPr>
                      <w:t>20:59:11 to 21:06:11</w:t>
                    </w:r>
                  </w:ins>
                  <w:del w:author="Sachin Kumbhar" w:date="2026-09-11T12:20:00Z" w16du:dateUtc="2026-09-11T06:50:00Z" w:id="15">
                    <w:r w:rsidRPr="004659ED" w:rsidDel="00443D7C">
                      <w:rPr>
                        <w:sz w:val="24"/>
                        <w:szCs w:val="24"/>
                        <w:lang w:val="en-IN" w:eastAsia="en-IN"/>
                      </w:rPr>
                      <w:delText>20:58 hrs and 21:08 hrs</w:delText>
                    </w:r>
                  </w:del>
                  <w:r w:rsidRPr="004659ED">
                    <w:rPr>
                      <w:sz w:val="24"/>
                      <w:szCs w:val="24"/>
                      <w:lang w:val="en-IN" w:eastAsia="en-IN"/>
                    </w:rPr>
                    <w:t xml:space="preserve">, chamber vacuum pressure was observed outside the specified control band and below the lower acceptance limit for approximately </w:t>
                  </w:r>
                  <w:ins w:author="Sachin Kumbhar" w:date="2026-09-11T12:20:00Z" w16du:dateUtc="2026-09-11T06:50:00Z" w:id="16">
                    <w:r w:rsidR="00443D7C">
                      <w:rPr>
                        <w:sz w:val="24"/>
                        <w:szCs w:val="24"/>
                        <w:lang w:val="en-IN" w:eastAsia="en-IN"/>
                      </w:rPr>
                      <w:t>0</w:t>
                    </w:r>
                  </w:ins>
                  <w:ins w:author="Sachin Kumbhar" w:date="2026-09-11T12:53:00Z" w16du:dateUtc="2026-09-11T07:23:00Z" w:id="17">
                    <w:r w:rsidR="00B7488A">
                      <w:rPr>
                        <w:sz w:val="24"/>
                        <w:szCs w:val="24"/>
                        <w:lang w:val="en-IN" w:eastAsia="en-IN"/>
                      </w:rPr>
                      <w:t>8</w:t>
                    </w:r>
                  </w:ins>
                  <w:del w:author="Sachin Kumbhar" w:date="2026-09-11T12:20:00Z" w16du:dateUtc="2026-09-11T06:50:00Z" w:id="18">
                    <w:r w:rsidRPr="004659ED" w:rsidDel="00443D7C">
                      <w:rPr>
                        <w:sz w:val="24"/>
                        <w:szCs w:val="24"/>
                        <w:lang w:val="en-IN" w:eastAsia="en-IN"/>
                      </w:rPr>
                      <w:delText>10</w:delText>
                    </w:r>
                  </w:del>
                  <w:r w:rsidRPr="004659ED">
                    <w:rPr>
                      <w:sz w:val="24"/>
                      <w:szCs w:val="24"/>
                      <w:lang w:val="en-IN" w:eastAsia="en-IN"/>
                    </w:rPr>
                    <w:t xml:space="preserve"> minutes.</w:t>
                  </w:r>
                </w:p>
              </w:tc>
            </w:tr>
            <w:tr w:rsidRPr="004659ED" w:rsidR="003D7BA9" w:rsidTr="410C70F7" w14:paraId="75C66A04" w14:textId="77777777">
              <w:tc>
                <w:tcPr>
                  <w:tcW w:w="0" w:type="auto"/>
                  <w:hideMark/>
                </w:tcPr>
                <w:p w:rsidRPr="004659ED" w:rsidR="003D7BA9" w:rsidP="00027F77" w:rsidRDefault="003D7BA9" w14:paraId="0F37E946" w14:textId="77777777">
                  <w:pPr>
                    <w:rPr>
                      <w:sz w:val="24"/>
                      <w:szCs w:val="24"/>
                      <w:lang w:val="en-IN" w:eastAsia="en-IN"/>
                    </w:rPr>
                  </w:pPr>
                  <w:r w:rsidRPr="004659ED">
                    <w:rPr>
                      <w:sz w:val="24"/>
                      <w:szCs w:val="24"/>
                      <w:lang w:val="en-IN" w:eastAsia="en-IN"/>
                    </w:rPr>
                    <w:t>Lowest vacuum pressure observed</w:t>
                  </w:r>
                </w:p>
              </w:tc>
              <w:tc>
                <w:tcPr>
                  <w:tcW w:w="0" w:type="auto"/>
                  <w:hideMark/>
                </w:tcPr>
                <w:p w:rsidRPr="004659ED" w:rsidR="003D7BA9" w:rsidP="00027F77" w:rsidRDefault="003D7BA9" w14:paraId="6EFCDD65" w14:textId="1D25956E">
                  <w:pPr>
                    <w:rPr>
                      <w:sz w:val="24"/>
                      <w:szCs w:val="24"/>
                      <w:lang w:val="en-IN" w:eastAsia="en-IN"/>
                    </w:rPr>
                  </w:pPr>
                  <w:r w:rsidRPr="004659ED">
                    <w:rPr>
                      <w:sz w:val="24"/>
                      <w:szCs w:val="24"/>
                      <w:lang w:val="en-IN" w:eastAsia="en-IN"/>
                    </w:rPr>
                    <w:t xml:space="preserve">The lowest recorded chamber vacuum pressure observed during the event was </w:t>
                  </w:r>
                  <w:r w:rsidR="00D37875">
                    <w:rPr>
                      <w:sz w:val="24"/>
                      <w:szCs w:val="24"/>
                      <w:lang w:val="en-IN" w:eastAsia="en-IN"/>
                    </w:rPr>
                    <w:t>192.40</w:t>
                  </w:r>
                  <w:r w:rsidRPr="004659ED">
                    <w:rPr>
                      <w:sz w:val="24"/>
                      <w:szCs w:val="24"/>
                      <w:lang w:val="en-IN" w:eastAsia="en-IN"/>
                    </w:rPr>
                    <w:t xml:space="preserve"> µbar against the specified control band of 650 to 950 µbar.</w:t>
                  </w:r>
                </w:p>
              </w:tc>
            </w:tr>
            <w:tr w:rsidRPr="004659ED" w:rsidR="003D7BA9" w:rsidTr="410C70F7" w14:paraId="5B331DA8" w14:textId="77777777">
              <w:tc>
                <w:tcPr>
                  <w:tcW w:w="0" w:type="auto"/>
                  <w:hideMark/>
                </w:tcPr>
                <w:p w:rsidRPr="004659ED" w:rsidR="003D7BA9" w:rsidP="00027F77" w:rsidRDefault="003D7BA9" w14:paraId="57DE253F" w14:textId="77777777">
                  <w:pPr>
                    <w:rPr>
                      <w:sz w:val="24"/>
                      <w:szCs w:val="24"/>
                      <w:lang w:val="en-IN" w:eastAsia="en-IN"/>
                    </w:rPr>
                  </w:pPr>
                  <w:r w:rsidRPr="004659ED">
                    <w:rPr>
                      <w:sz w:val="24"/>
                      <w:szCs w:val="24"/>
                      <w:lang w:val="en-IN" w:eastAsia="en-IN"/>
                    </w:rPr>
                    <w:t>Reporting of observation</w:t>
                  </w:r>
                </w:p>
              </w:tc>
              <w:tc>
                <w:tcPr>
                  <w:tcW w:w="0" w:type="auto"/>
                  <w:hideMark/>
                </w:tcPr>
                <w:p w:rsidRPr="004659ED" w:rsidR="003D7BA9" w:rsidP="00027F77" w:rsidRDefault="003D7BA9" w14:paraId="0047BD3B" w14:textId="77777777">
                  <w:pPr>
                    <w:rPr>
                      <w:sz w:val="24"/>
                      <w:szCs w:val="24"/>
                      <w:lang w:val="en-IN" w:eastAsia="en-IN"/>
                    </w:rPr>
                  </w:pPr>
                  <w:r w:rsidRPr="004659ED">
                    <w:rPr>
                      <w:sz w:val="24"/>
                      <w:szCs w:val="24"/>
                      <w:lang w:val="en-IN" w:eastAsia="en-IN"/>
                    </w:rPr>
                    <w:t>The observation was identified and reported by Mr. Srinath Yeotikar during routine batch monitoring activity.</w:t>
                  </w:r>
                </w:p>
              </w:tc>
            </w:tr>
            <w:tr w:rsidRPr="004659ED" w:rsidR="003D7BA9" w:rsidTr="410C70F7" w14:paraId="0265221A" w14:textId="77777777">
              <w:tc>
                <w:tcPr>
                  <w:tcW w:w="0" w:type="auto"/>
                  <w:hideMark/>
                </w:tcPr>
                <w:p w:rsidRPr="004659ED" w:rsidR="003D7BA9" w:rsidP="00027F77" w:rsidRDefault="003D7BA9" w14:paraId="530589BA" w14:textId="77777777">
                  <w:pPr>
                    <w:rPr>
                      <w:sz w:val="24"/>
                      <w:szCs w:val="24"/>
                      <w:lang w:val="en-IN" w:eastAsia="en-IN"/>
                    </w:rPr>
                  </w:pPr>
                  <w:r w:rsidRPr="004659ED">
                    <w:rPr>
                      <w:sz w:val="24"/>
                      <w:szCs w:val="24"/>
                      <w:lang w:val="en-IN" w:eastAsia="en-IN"/>
                    </w:rPr>
                    <w:t>Escalation of event</w:t>
                  </w:r>
                </w:p>
              </w:tc>
              <w:tc>
                <w:tcPr>
                  <w:tcW w:w="0" w:type="auto"/>
                  <w:hideMark/>
                </w:tcPr>
                <w:p w:rsidRPr="004659ED" w:rsidR="003D7BA9" w:rsidP="00027F77" w:rsidRDefault="003D7BA9" w14:paraId="168188AD" w14:textId="77777777">
                  <w:pPr>
                    <w:rPr>
                      <w:sz w:val="24"/>
                      <w:szCs w:val="24"/>
                      <w:lang w:val="en-IN" w:eastAsia="en-IN"/>
                    </w:rPr>
                  </w:pPr>
                  <w:r w:rsidRPr="004659ED">
                    <w:rPr>
                      <w:sz w:val="24"/>
                      <w:szCs w:val="24"/>
                      <w:lang w:val="en-IN" w:eastAsia="en-IN"/>
                    </w:rPr>
                    <w:t>The observation was immediately communicated to the Quality team and Head of Production for further assessment and investigation.</w:t>
                  </w:r>
                </w:p>
              </w:tc>
            </w:tr>
          </w:tbl>
          <w:p w:rsidRPr="00710C73" w:rsidR="003D7BA9" w:rsidP="00027F77" w:rsidRDefault="003D7BA9" w14:paraId="66506543" w14:textId="77777777">
            <w:pPr>
              <w:spacing w:line="276" w:lineRule="auto"/>
              <w:rPr>
                <w:b/>
                <w:bCs/>
                <w:sz w:val="24"/>
                <w:szCs w:val="24"/>
              </w:rPr>
            </w:pPr>
          </w:p>
        </w:tc>
      </w:tr>
      <w:tr w:rsidRPr="002920B1" w:rsidR="003D7BA9" w:rsidTr="257A5F30" w14:paraId="08096375" w14:textId="77777777">
        <w:trPr>
          <w:trHeight w:val="70"/>
        </w:trPr>
        <w:tc>
          <w:tcPr>
            <w:tcW w:w="10440" w:type="dxa"/>
            <w:gridSpan w:val="4"/>
            <w:tcBorders>
              <w:top w:val="single" w:color="auto" w:sz="4" w:space="0"/>
              <w:left w:val="single" w:color="auto" w:sz="4" w:space="0"/>
              <w:bottom w:val="single" w:color="auto" w:sz="4" w:space="0"/>
              <w:right w:val="single" w:color="auto" w:sz="4" w:space="0"/>
            </w:tcBorders>
            <w:tcMar/>
            <w:vAlign w:val="center"/>
          </w:tcPr>
          <w:p w:rsidRPr="002920B1" w:rsidR="00130B3F" w:rsidP="00130B3F" w:rsidRDefault="00130B3F" w14:paraId="5D184B30" w14:textId="09B3D2C1">
            <w:pPr>
              <w:tabs>
                <w:tab w:val="left" w:pos="776"/>
              </w:tabs>
              <w:jc w:val="both"/>
              <w:rPr>
                <w:sz w:val="24"/>
                <w:szCs w:val="24"/>
              </w:rPr>
            </w:pPr>
          </w:p>
        </w:tc>
      </w:tr>
      <w:tr w:rsidRPr="002920B1" w:rsidR="003D7BA9" w:rsidTr="257A5F30" w14:paraId="095B9CD6" w14:textId="77777777">
        <w:trPr>
          <w:trHeight w:val="414"/>
        </w:trPr>
        <w:tc>
          <w:tcPr>
            <w:tcW w:w="10440" w:type="dxa"/>
            <w:gridSpan w:val="4"/>
            <w:tcBorders>
              <w:top w:val="single" w:color="auto" w:sz="4" w:space="0"/>
              <w:left w:val="single" w:color="auto" w:sz="4" w:space="0"/>
              <w:bottom w:val="single" w:color="auto" w:sz="4" w:space="0"/>
              <w:right w:val="single" w:color="auto" w:sz="4" w:space="0"/>
            </w:tcBorders>
            <w:tcMar/>
            <w:vAlign w:val="center"/>
          </w:tcPr>
          <w:p w:rsidRPr="002920B1" w:rsidR="003D7BA9" w:rsidP="003D7BA9" w:rsidRDefault="003D7BA9" w14:paraId="5A690116" w14:textId="56279B35">
            <w:pPr>
              <w:spacing w:line="276" w:lineRule="auto"/>
              <w:jc w:val="both"/>
              <w:rPr>
                <w:b/>
                <w:bCs/>
                <w:sz w:val="24"/>
                <w:szCs w:val="24"/>
              </w:rPr>
            </w:pPr>
            <w:r w:rsidRPr="002920B1">
              <w:rPr>
                <w:b/>
                <w:sz w:val="24"/>
                <w:szCs w:val="24"/>
              </w:rPr>
              <w:t>Investigation details:</w:t>
            </w:r>
          </w:p>
        </w:tc>
      </w:tr>
      <w:tr w:rsidRPr="002920B1" w:rsidR="003D7BA9" w:rsidTr="257A5F30" w14:paraId="1290A0CA" w14:textId="77777777">
        <w:trPr>
          <w:trHeight w:val="3437"/>
        </w:trPr>
        <w:tc>
          <w:tcPr>
            <w:tcW w:w="10440" w:type="dxa"/>
            <w:gridSpan w:val="4"/>
            <w:tcBorders>
              <w:top w:val="single" w:color="auto" w:sz="4" w:space="0"/>
              <w:left w:val="single" w:color="auto" w:sz="4" w:space="0"/>
              <w:bottom w:val="single" w:color="auto" w:sz="4" w:space="0"/>
              <w:right w:val="single" w:color="auto" w:sz="4" w:space="0"/>
            </w:tcBorders>
            <w:tcMar/>
            <w:vAlign w:val="center"/>
          </w:tcPr>
          <w:p w:rsidRPr="002920B1" w:rsidR="003D7BA9" w:rsidP="000D7C9F" w:rsidRDefault="003D7BA9" w14:paraId="2C41FD55" w14:textId="7377A681">
            <w:pPr>
              <w:numPr>
                <w:ilvl w:val="0"/>
                <w:numId w:val="12"/>
              </w:numPr>
              <w:spacing w:before="60" w:line="256" w:lineRule="auto"/>
              <w:jc w:val="both"/>
              <w:rPr>
                <w:sz w:val="24"/>
                <w:szCs w:val="24"/>
              </w:rPr>
            </w:pPr>
            <w:r w:rsidRPr="002920B1">
              <w:rPr>
                <w:color w:val="000000" w:themeColor="text1"/>
                <w:sz w:val="24"/>
                <w:szCs w:val="24"/>
              </w:rPr>
              <w:t xml:space="preserve">On 22/05/2026, during the execution of the primary drying (Step-1) in Lyophilizer (L-1901) for batch RIG25014, the vacuum pressure was recorded at </w:t>
            </w:r>
            <w:r w:rsidR="00D37875">
              <w:rPr>
                <w:color w:val="000000" w:themeColor="text1"/>
                <w:sz w:val="24"/>
                <w:szCs w:val="24"/>
              </w:rPr>
              <w:t>192.40</w:t>
            </w:r>
            <w:r w:rsidRPr="002920B1">
              <w:rPr>
                <w:color w:val="000000" w:themeColor="text1"/>
                <w:sz w:val="24"/>
                <w:szCs w:val="24"/>
              </w:rPr>
              <w:t xml:space="preserve"> µbar, for </w:t>
            </w:r>
            <w:ins w:author="Sachin Kumbhar" w:date="2026-09-04T11:12:00Z" w16du:dateUtc="2026-09-04T05:42:00Z" w:id="19">
              <w:r w:rsidR="0024180A">
                <w:rPr>
                  <w:color w:val="000000" w:themeColor="text1"/>
                  <w:sz w:val="24"/>
                  <w:szCs w:val="24"/>
                </w:rPr>
                <w:t xml:space="preserve">08 </w:t>
              </w:r>
            </w:ins>
            <w:del w:author="Sachin Kumbhar" w:date="2026-09-04T11:12:00Z" w16du:dateUtc="2026-09-04T05:42:00Z" w:id="20">
              <w:r w:rsidRPr="002920B1" w:rsidDel="0024180A">
                <w:rPr>
                  <w:color w:val="000000" w:themeColor="text1"/>
                  <w:sz w:val="24"/>
                  <w:szCs w:val="24"/>
                </w:rPr>
                <w:delText>10</w:delText>
              </w:r>
            </w:del>
            <w:r w:rsidRPr="002920B1">
              <w:rPr>
                <w:color w:val="000000" w:themeColor="text1"/>
                <w:sz w:val="24"/>
                <w:szCs w:val="24"/>
              </w:rPr>
              <w:t xml:space="preserve"> min, which is below the defined acceptance range of 650–950 µbar as per the BMR.</w:t>
            </w:r>
          </w:p>
          <w:p w:rsidRPr="002920B1" w:rsidR="003D7BA9" w:rsidP="000D7C9F" w:rsidRDefault="003D7BA9" w14:paraId="418E7040" w14:textId="33468C72">
            <w:pPr>
              <w:numPr>
                <w:ilvl w:val="0"/>
                <w:numId w:val="12"/>
              </w:numPr>
              <w:spacing w:before="60" w:line="256" w:lineRule="auto"/>
              <w:jc w:val="both"/>
              <w:rPr>
                <w:sz w:val="24"/>
                <w:szCs w:val="24"/>
              </w:rPr>
            </w:pPr>
            <w:r w:rsidRPr="002920B1">
              <w:rPr>
                <w:sz w:val="24"/>
                <w:szCs w:val="24"/>
              </w:rPr>
              <w:t>The</w:t>
            </w:r>
            <w:r w:rsidR="008C229D">
              <w:rPr>
                <w:sz w:val="24"/>
                <w:szCs w:val="24"/>
              </w:rPr>
              <w:t xml:space="preserve"> engineering </w:t>
            </w:r>
            <w:r w:rsidR="00A0493C">
              <w:rPr>
                <w:sz w:val="24"/>
                <w:szCs w:val="24"/>
              </w:rPr>
              <w:t>personnel,</w:t>
            </w:r>
            <w:r w:rsidR="008C229D">
              <w:rPr>
                <w:sz w:val="24"/>
                <w:szCs w:val="24"/>
              </w:rPr>
              <w:t xml:space="preserve"> </w:t>
            </w:r>
            <w:r w:rsidRPr="002920B1">
              <w:rPr>
                <w:sz w:val="24"/>
                <w:szCs w:val="24"/>
              </w:rPr>
              <w:t xml:space="preserve">Mr. Gaurav Shelar </w:t>
            </w:r>
            <w:r w:rsidRPr="002920B1" w:rsidR="00D75C9F">
              <w:rPr>
                <w:sz w:val="24"/>
                <w:szCs w:val="24"/>
              </w:rPr>
              <w:t xml:space="preserve">acknowledged </w:t>
            </w:r>
            <w:r w:rsidR="00D75C9F">
              <w:rPr>
                <w:sz w:val="24"/>
                <w:szCs w:val="24"/>
              </w:rPr>
              <w:t>the</w:t>
            </w:r>
            <w:r w:rsidR="008C229D">
              <w:rPr>
                <w:sz w:val="24"/>
                <w:szCs w:val="24"/>
              </w:rPr>
              <w:t xml:space="preserve"> observation </w:t>
            </w:r>
            <w:r w:rsidRPr="002920B1" w:rsidR="00A0493C">
              <w:rPr>
                <w:sz w:val="24"/>
                <w:szCs w:val="24"/>
              </w:rPr>
              <w:t>at</w:t>
            </w:r>
            <w:r w:rsidRPr="002920B1">
              <w:rPr>
                <w:sz w:val="24"/>
                <w:szCs w:val="24"/>
              </w:rPr>
              <w:t xml:space="preserve"> the same time</w:t>
            </w:r>
            <w:r w:rsidR="008C229D">
              <w:rPr>
                <w:sz w:val="24"/>
                <w:szCs w:val="24"/>
              </w:rPr>
              <w:t>.</w:t>
            </w:r>
          </w:p>
          <w:p w:rsidRPr="006A32D3" w:rsidR="003D7BA9" w:rsidP="000D7C9F" w:rsidRDefault="003D7BA9" w14:paraId="14449E9D" w14:textId="3486CAA8">
            <w:pPr>
              <w:numPr>
                <w:ilvl w:val="0"/>
                <w:numId w:val="12"/>
              </w:numPr>
              <w:spacing w:before="60" w:line="256" w:lineRule="auto"/>
              <w:jc w:val="both"/>
              <w:rPr>
                <w:strike/>
                <w:sz w:val="24"/>
                <w:szCs w:val="24"/>
                <w:lang w:val="en-IN"/>
              </w:rPr>
            </w:pPr>
            <w:r w:rsidRPr="002920B1">
              <w:rPr>
                <w:sz w:val="24"/>
                <w:szCs w:val="24"/>
              </w:rPr>
              <w:t>Mr. Gaurav verified t</w:t>
            </w:r>
            <w:r w:rsidRPr="002920B1">
              <w:rPr>
                <w:sz w:val="24"/>
                <w:szCs w:val="24"/>
                <w:lang w:val="en-IN"/>
              </w:rPr>
              <w:t xml:space="preserve">he </w:t>
            </w:r>
            <w:r w:rsidRPr="002920B1">
              <w:rPr>
                <w:sz w:val="24"/>
                <w:szCs w:val="24"/>
              </w:rPr>
              <w:t xml:space="preserve">nitrogen pressure regulator and found it to be satisfactory and to have approx. 1 </w:t>
            </w:r>
            <w:r w:rsidRPr="002920B1" w:rsidR="00A0493C">
              <w:rPr>
                <w:sz w:val="24"/>
                <w:szCs w:val="24"/>
              </w:rPr>
              <w:t>bar,</w:t>
            </w:r>
            <w:r w:rsidRPr="002920B1">
              <w:rPr>
                <w:sz w:val="24"/>
                <w:szCs w:val="24"/>
              </w:rPr>
              <w:t xml:space="preserve"> which is adequate for vacuum regulation.</w:t>
            </w:r>
          </w:p>
          <w:p w:rsidRPr="006A32D3" w:rsidR="006A32D3" w:rsidP="000D7C9F" w:rsidRDefault="006A32D3" w14:paraId="6F134419" w14:textId="1C9A0EE8">
            <w:pPr>
              <w:numPr>
                <w:ilvl w:val="0"/>
                <w:numId w:val="12"/>
              </w:numPr>
              <w:spacing w:before="60" w:line="256" w:lineRule="auto"/>
              <w:jc w:val="both"/>
              <w:rPr>
                <w:sz w:val="24"/>
                <w:szCs w:val="24"/>
                <w:lang w:val="en-IN"/>
              </w:rPr>
            </w:pPr>
            <w:r w:rsidRPr="006A32D3">
              <w:rPr>
                <w:sz w:val="24"/>
                <w:szCs w:val="24"/>
              </w:rPr>
              <w:t xml:space="preserve">The </w:t>
            </w:r>
            <w:r w:rsidR="00A00C29">
              <w:rPr>
                <w:sz w:val="24"/>
                <w:szCs w:val="24"/>
              </w:rPr>
              <w:t>Gaurav Shelar</w:t>
            </w:r>
            <w:r w:rsidRPr="006A32D3">
              <w:rPr>
                <w:sz w:val="24"/>
                <w:szCs w:val="24"/>
              </w:rPr>
              <w:t xml:space="preserve"> inspected the automatic valves YV-3106, YV-3107, and YV-3108 to verify whether any malfunction could have restricted the nitrogen supply path and contributed to the sudden drop in vacuum. The inspection confirmed that all valves were functioning as intended, and no abnormalities or malfunctions were observed.</w:t>
            </w:r>
          </w:p>
          <w:p w:rsidR="00A00C29" w:rsidP="000D7C9F" w:rsidRDefault="00A00C29" w14:paraId="475AA719" w14:textId="339D4716">
            <w:pPr>
              <w:numPr>
                <w:ilvl w:val="0"/>
                <w:numId w:val="12"/>
              </w:numPr>
              <w:spacing w:before="60" w:line="256" w:lineRule="auto"/>
              <w:jc w:val="both"/>
              <w:rPr>
                <w:sz w:val="24"/>
                <w:szCs w:val="24"/>
                <w:lang w:val="en-IN"/>
              </w:rPr>
            </w:pPr>
            <w:r w:rsidRPr="00A00C29">
              <w:rPr>
                <w:sz w:val="24"/>
                <w:szCs w:val="24"/>
              </w:rPr>
              <w:t xml:space="preserve">Thereafter, Mr. Gaurav Shelar verified the vacuum control needle valve. The needle valve was adjusted to increase the nitrogen supply for breaking the vacuum and restoring the chamber vacuum within the specified range (650–950 µbar). Due to the controlled and gradual adjustment of the nitrogen supply vacuum to stabilize within the specified operating </w:t>
            </w:r>
            <w:r>
              <w:rPr>
                <w:sz w:val="24"/>
                <w:szCs w:val="24"/>
              </w:rPr>
              <w:t xml:space="preserve">range. </w:t>
            </w:r>
          </w:p>
          <w:p w:rsidRPr="002920B1" w:rsidR="003D7BA9" w:rsidP="000D7C9F" w:rsidRDefault="003D7BA9" w14:paraId="7631B45E" w14:textId="100267F4">
            <w:pPr>
              <w:numPr>
                <w:ilvl w:val="0"/>
                <w:numId w:val="12"/>
              </w:numPr>
              <w:spacing w:before="60" w:line="256" w:lineRule="auto"/>
              <w:jc w:val="both"/>
              <w:rPr>
                <w:sz w:val="24"/>
                <w:szCs w:val="24"/>
                <w:lang w:val="en-IN"/>
              </w:rPr>
            </w:pPr>
            <w:r w:rsidRPr="002920B1">
              <w:rPr>
                <w:b/>
                <w:bCs/>
                <w:i/>
                <w:iCs/>
                <w:sz w:val="24"/>
                <w:szCs w:val="24"/>
                <w:lang w:val="en-IN"/>
              </w:rPr>
              <w:t>Refer attachment-2</w:t>
            </w:r>
            <w:r w:rsidR="00BB50DF">
              <w:rPr>
                <w:b/>
                <w:bCs/>
                <w:i/>
                <w:iCs/>
                <w:sz w:val="24"/>
                <w:szCs w:val="24"/>
                <w:lang w:val="en-IN"/>
              </w:rPr>
              <w:t xml:space="preserve"> Lyophilizer vacuum trend report.</w:t>
            </w:r>
          </w:p>
          <w:p w:rsidRPr="002920B1" w:rsidR="003D7BA9" w:rsidP="004C32BE" w:rsidRDefault="003D7BA9" w14:paraId="5328F466" w14:textId="77777777">
            <w:pPr>
              <w:spacing w:before="60" w:line="256" w:lineRule="auto"/>
              <w:ind w:left="720"/>
              <w:rPr>
                <w:bCs/>
                <w:sz w:val="24"/>
                <w:szCs w:val="24"/>
                <w:lang w:val="en-IN"/>
              </w:rPr>
            </w:pPr>
          </w:p>
          <w:tbl>
            <w:tblPr>
              <w:tblStyle w:val="TableGrid"/>
              <w:tblW w:w="0" w:type="auto"/>
              <w:tblLook w:val="04A0" w:firstRow="1" w:lastRow="0" w:firstColumn="1" w:lastColumn="0" w:noHBand="0" w:noVBand="1"/>
            </w:tblPr>
            <w:tblGrid>
              <w:gridCol w:w="10233"/>
            </w:tblGrid>
            <w:tr w:rsidRPr="002920B1" w:rsidR="003D7BA9" w:rsidTr="00DD2AA7" w14:paraId="7634B3DB" w14:textId="77777777">
              <w:tc>
                <w:tcPr>
                  <w:tcW w:w="10233" w:type="dxa"/>
                </w:tcPr>
                <w:p w:rsidRPr="002920B1" w:rsidR="003D7BA9" w:rsidP="006A2B70" w:rsidRDefault="003D7BA9" w14:paraId="6063F82D" w14:textId="512CF013">
                  <w:pPr>
                    <w:spacing w:before="60" w:line="256" w:lineRule="auto"/>
                    <w:jc w:val="center"/>
                    <w:rPr>
                      <w:bCs/>
                      <w:sz w:val="24"/>
                      <w:szCs w:val="24"/>
                      <w:lang w:val="en-IN"/>
                    </w:rPr>
                  </w:pPr>
                  <w:r w:rsidRPr="002920B1">
                    <w:rPr>
                      <w:noProof/>
                      <w:sz w:val="24"/>
                      <w:szCs w:val="24"/>
                    </w:rPr>
                    <mc:AlternateContent>
                      <mc:Choice Requires="wps">
                        <w:drawing>
                          <wp:anchor distT="0" distB="0" distL="114300" distR="114300" simplePos="0" relativeHeight="251715584" behindDoc="0" locked="0" layoutInCell="1" allowOverlap="1" wp14:anchorId="79271F9B" wp14:editId="4EFD28EF">
                            <wp:simplePos x="0" y="0"/>
                            <wp:positionH relativeFrom="column">
                              <wp:posOffset>3827780</wp:posOffset>
                            </wp:positionH>
                            <wp:positionV relativeFrom="paragraph">
                              <wp:posOffset>3262630</wp:posOffset>
                            </wp:positionV>
                            <wp:extent cx="352425" cy="45719"/>
                            <wp:effectExtent l="38100" t="38100" r="28575" b="88265"/>
                            <wp:wrapNone/>
                            <wp:docPr id="867443427" name="Straight Arrow Connector 16"/>
                            <wp:cNvGraphicFramePr/>
                            <a:graphic xmlns:a="http://schemas.openxmlformats.org/drawingml/2006/main">
                              <a:graphicData uri="http://schemas.microsoft.com/office/word/2010/wordprocessingShape">
                                <wps:wsp>
                                  <wps:cNvCnPr/>
                                  <wps:spPr>
                                    <a:xfrm flipH="1">
                                      <a:off x="0" y="0"/>
                                      <a:ext cx="35242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3EE5DD63">
                          <v:shapetype id="_x0000_t32" coordsize="21600,21600" o:oned="t" filled="f" o:spt="32" path="m,l21600,21600e" w14:anchorId="4BB97E39">
                            <v:path fillok="f" arrowok="t" o:connecttype="none"/>
                            <o:lock v:ext="edit" shapetype="t"/>
                          </v:shapetype>
                          <v:shape id="Straight Arrow Connector 16" style="position:absolute;margin-left:301.4pt;margin-top:256.9pt;width:27.75pt;height:3.6pt;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">
                            <v:stroke joinstyle="miter" endarrow="block"/>
                          </v:shape>
                        </w:pict>
                      </mc:Fallback>
                    </mc:AlternateContent>
                  </w:r>
                  <w:r w:rsidRPr="002920B1">
                    <w:rPr>
                      <w:noProof/>
                      <w:sz w:val="24"/>
                      <w:szCs w:val="24"/>
                    </w:rPr>
                    <mc:AlternateContent>
                      <mc:Choice Requires="wps">
                        <w:drawing>
                          <wp:anchor distT="0" distB="0" distL="114300" distR="114300" simplePos="0" relativeHeight="251713536" behindDoc="0" locked="0" layoutInCell="1" allowOverlap="1" wp14:anchorId="20D5B0B0" wp14:editId="061292CE">
                            <wp:simplePos x="0" y="0"/>
                            <wp:positionH relativeFrom="column">
                              <wp:posOffset>3827780</wp:posOffset>
                            </wp:positionH>
                            <wp:positionV relativeFrom="paragraph">
                              <wp:posOffset>2413000</wp:posOffset>
                            </wp:positionV>
                            <wp:extent cx="333375" cy="176530"/>
                            <wp:effectExtent l="38100" t="0" r="28575" b="52070"/>
                            <wp:wrapNone/>
                            <wp:docPr id="1270958783" name="Straight Arrow Connector 15"/>
                            <wp:cNvGraphicFramePr/>
                            <a:graphic xmlns:a="http://schemas.openxmlformats.org/drawingml/2006/main">
                              <a:graphicData uri="http://schemas.microsoft.com/office/word/2010/wordprocessingShape">
                                <wps:wsp>
                                  <wps:cNvCnPr/>
                                  <wps:spPr>
                                    <a:xfrm flipH="1">
                                      <a:off x="0" y="0"/>
                                      <a:ext cx="333375" cy="1765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0C8FC672">
                          <v:shape id="Straight Arrow Connector 15" style="position:absolute;margin-left:301.4pt;margin-top:190pt;width:26.25pt;height:13.9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" w14:anchorId="556E5156">
                            <v:stroke joinstyle="miter" endarrow="block"/>
                          </v:shape>
                        </w:pict>
                      </mc:Fallback>
                    </mc:AlternateContent>
                  </w:r>
                  <w:r w:rsidRPr="002920B1">
                    <w:rPr>
                      <w:noProof/>
                      <w:sz w:val="24"/>
                      <w:szCs w:val="24"/>
                    </w:rPr>
                    <mc:AlternateContent>
                      <mc:Choice Requires="wps">
                        <w:drawing>
                          <wp:anchor distT="0" distB="0" distL="114300" distR="114300" simplePos="0" relativeHeight="251712512" behindDoc="0" locked="0" layoutInCell="1" allowOverlap="1" wp14:anchorId="79B72D0C" wp14:editId="0FC7B017">
                            <wp:simplePos x="0" y="0"/>
                            <wp:positionH relativeFrom="column">
                              <wp:posOffset>2993390</wp:posOffset>
                            </wp:positionH>
                            <wp:positionV relativeFrom="paragraph">
                              <wp:posOffset>518795</wp:posOffset>
                            </wp:positionV>
                            <wp:extent cx="3265502" cy="348018"/>
                            <wp:effectExtent l="0" t="0" r="0" b="0"/>
                            <wp:wrapNone/>
                            <wp:docPr id="1561846709" name="Text Box 1"/>
                            <wp:cNvGraphicFramePr/>
                            <a:graphic xmlns:a="http://schemas.openxmlformats.org/drawingml/2006/main">
                              <a:graphicData uri="http://schemas.microsoft.com/office/word/2010/wordprocessingShape">
                                <wps:wsp>
                                  <wps:cNvSpPr txBox="1"/>
                                  <wps:spPr>
                                    <a:xfrm>
                                      <a:off x="0" y="0"/>
                                      <a:ext cx="3265502" cy="348018"/>
                                    </a:xfrm>
                                    <a:prstGeom prst="rect">
                                      <a:avLst/>
                                    </a:prstGeom>
                                    <a:noFill/>
                                    <a:ln>
                                      <a:noFill/>
                                    </a:ln>
                                  </wps:spPr>
                                  <wps:txbx>
                                    <w:txbxContent>
                                      <w:p w:rsidRPr="00482985" w:rsidR="003D7BA9" w:rsidP="00482985" w:rsidRDefault="003D7BA9" w14:paraId="19F61EFD" w14:textId="5C68B85C">
                                        <w:pPr>
                                          <w:spacing w:before="60" w:line="256" w:lineRule="auto"/>
                                          <w:rPr>
                                            <w:bCs/>
                                            <w:noProof/>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FC400D0">
                          <v:shapetype id="_x0000_t202" coordsize="21600,21600" o:spt="202" path="m,l,21600r21600,l21600,xe" w14:anchorId="79B72D0C">
                            <v:stroke joinstyle="miter"/>
                            <v:path gradientshapeok="t" o:connecttype="rect"/>
                          </v:shapetype>
                          <v:shape id="Text Box 1" style="position:absolute;left:0;text-align:left;margin-left:235.7pt;margin-top:40.85pt;width:257.15pt;height:27.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">
                            <v:textbox>
                              <w:txbxContent>
                                <w:p w:rsidRPr="00482985" w:rsidR="003D7BA9" w:rsidP="00482985" w:rsidRDefault="003D7BA9" w14:paraId="29D6B04F" w14:textId="5C68B85C">
                                  <w:pPr>
                                    <w:spacing w:before="60" w:line="256" w:lineRule="auto"/>
                                    <w:rPr>
                                      <w:bCs/>
                                      <w:noProof/>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Pr="002920B1">
                    <w:rPr>
                      <w:noProof/>
                      <w:sz w:val="24"/>
                      <w:szCs w:val="24"/>
                    </w:rPr>
                    <mc:AlternateContent>
                      <mc:Choice Requires="wps">
                        <w:drawing>
                          <wp:anchor distT="0" distB="0" distL="114300" distR="114300" simplePos="0" relativeHeight="251714560" behindDoc="0" locked="0" layoutInCell="1" allowOverlap="1" wp14:anchorId="3093060E" wp14:editId="5FB6F931">
                            <wp:simplePos x="0" y="0"/>
                            <wp:positionH relativeFrom="column">
                              <wp:posOffset>2771140</wp:posOffset>
                            </wp:positionH>
                            <wp:positionV relativeFrom="paragraph">
                              <wp:posOffset>2475230</wp:posOffset>
                            </wp:positionV>
                            <wp:extent cx="6647815" cy="688975"/>
                            <wp:effectExtent l="0" t="0" r="0" b="0"/>
                            <wp:wrapNone/>
                            <wp:docPr id="376264584" name="Text Box 1"/>
                            <wp:cNvGraphicFramePr/>
                            <a:graphic xmlns:a="http://schemas.openxmlformats.org/drawingml/2006/main">
                              <a:graphicData uri="http://schemas.microsoft.com/office/word/2010/wordprocessingShape">
                                <wps:wsp>
                                  <wps:cNvSpPr txBox="1"/>
                                  <wps:spPr>
                                    <a:xfrm>
                                      <a:off x="0" y="0"/>
                                      <a:ext cx="6647815" cy="688975"/>
                                    </a:xfrm>
                                    <a:prstGeom prst="rect">
                                      <a:avLst/>
                                    </a:prstGeom>
                                    <a:noFill/>
                                    <a:ln>
                                      <a:noFill/>
                                    </a:ln>
                                  </wps:spPr>
                                  <wps:txbx>
                                    <w:txbxContent>
                                      <w:p w:rsidRPr="00482985" w:rsidR="003D7BA9" w:rsidP="00482985" w:rsidRDefault="003D7BA9" w14:paraId="29ECC910" w14:textId="5542800A">
                                        <w:pPr>
                                          <w:spacing w:before="60" w:line="256" w:lineRule="auto"/>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0D04EAF">
                          <v:shape id="_x0000_s1027" style="position:absolute;left:0;text-align:left;margin-left:218.2pt;margin-top:194.9pt;width:523.45pt;height:54.25pt;z-index:2517145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" w14:anchorId="3093060E">
                            <v:textbox>
                              <w:txbxContent>
                                <w:p w:rsidRPr="00482985" w:rsidR="003D7BA9" w:rsidP="00482985" w:rsidRDefault="003D7BA9" w14:paraId="672A6659" w14:textId="5542800A">
                                  <w:pPr>
                                    <w:spacing w:before="60" w:line="256" w:lineRule="auto"/>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Pr="002920B1">
                    <w:rPr>
                      <w:bCs/>
                      <w:noProof/>
                      <w:sz w:val="24"/>
                      <w:szCs w:val="24"/>
                      <w:lang w:val="en-IN"/>
                    </w:rPr>
                    <w:drawing>
                      <wp:inline distT="0" distB="0" distL="0" distR="0" wp14:anchorId="0E6358E0" wp14:editId="6B879F0E">
                        <wp:extent cx="6439535" cy="3867150"/>
                        <wp:effectExtent l="0" t="0" r="0" b="0"/>
                        <wp:docPr id="6428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3300" name=""/>
                                <pic:cNvPicPr/>
                              </pic:nvPicPr>
                              <pic:blipFill>
                                <a:blip r:embed="rId12"/>
                                <a:stretch>
                                  <a:fillRect/>
                                </a:stretch>
                              </pic:blipFill>
                              <pic:spPr>
                                <a:xfrm>
                                  <a:off x="0" y="0"/>
                                  <a:ext cx="6439802" cy="3867310"/>
                                </a:xfrm>
                                <a:prstGeom prst="rect">
                                  <a:avLst/>
                                </a:prstGeom>
                              </pic:spPr>
                            </pic:pic>
                          </a:graphicData>
                        </a:graphic>
                      </wp:inline>
                    </w:drawing>
                  </w:r>
                </w:p>
              </w:tc>
            </w:tr>
          </w:tbl>
          <w:p w:rsidRPr="002920B1" w:rsidR="00A00C29" w:rsidP="001A6B2A" w:rsidRDefault="003D7BA9" w14:paraId="33396899" w14:textId="3C6E8C6D">
            <w:pPr>
              <w:spacing w:before="60" w:line="256" w:lineRule="auto"/>
              <w:jc w:val="center"/>
              <w:rPr>
                <w:b/>
                <w:sz w:val="24"/>
                <w:szCs w:val="24"/>
                <w:lang w:val="en-IN"/>
              </w:rPr>
            </w:pPr>
            <w:r w:rsidRPr="002920B1">
              <w:rPr>
                <w:b/>
                <w:sz w:val="24"/>
                <w:szCs w:val="24"/>
                <w:lang w:val="en-IN"/>
              </w:rPr>
              <w:t>Fig</w:t>
            </w:r>
            <w:r w:rsidR="00ED33A3">
              <w:rPr>
                <w:b/>
                <w:sz w:val="24"/>
                <w:szCs w:val="24"/>
                <w:lang w:val="en-IN"/>
              </w:rPr>
              <w:t>ure</w:t>
            </w:r>
            <w:r w:rsidRPr="002920B1">
              <w:rPr>
                <w:b/>
                <w:sz w:val="24"/>
                <w:szCs w:val="24"/>
                <w:lang w:val="en-IN"/>
              </w:rPr>
              <w:t>-01 Lyophilizer Vacuum Trend (Batch no.: RIG25014)</w:t>
            </w:r>
          </w:p>
          <w:p w:rsidRPr="00832609" w:rsidR="00832609" w:rsidP="006A2596" w:rsidRDefault="00832609" w14:paraId="0D6B29A8" w14:textId="77777777">
            <w:pPr>
              <w:spacing w:before="60" w:line="256" w:lineRule="auto"/>
              <w:jc w:val="both"/>
              <w:rPr>
                <w:b/>
                <w:bCs/>
                <w:sz w:val="24"/>
                <w:szCs w:val="24"/>
              </w:rPr>
            </w:pPr>
            <w:r w:rsidRPr="00832609">
              <w:rPr>
                <w:b/>
                <w:bCs/>
                <w:sz w:val="24"/>
                <w:szCs w:val="24"/>
              </w:rPr>
              <w:t>Process Understanding and Technical Evaluation</w:t>
            </w:r>
          </w:p>
          <w:p w:rsidRPr="00832609" w:rsidR="00832609" w:rsidP="00832609" w:rsidRDefault="00832609" w14:paraId="6329C6DB" w14:textId="77777777">
            <w:pPr>
              <w:numPr>
                <w:ilvl w:val="0"/>
                <w:numId w:val="12"/>
              </w:numPr>
              <w:spacing w:before="60" w:line="256" w:lineRule="auto"/>
              <w:jc w:val="both"/>
              <w:rPr>
                <w:bCs/>
                <w:sz w:val="24"/>
                <w:szCs w:val="24"/>
              </w:rPr>
            </w:pPr>
            <w:r w:rsidRPr="00832609">
              <w:rPr>
                <w:bCs/>
                <w:sz w:val="24"/>
                <w:szCs w:val="24"/>
              </w:rPr>
              <w:t>A detailed review of the vacuum-regulation mechanism of Lyophilizer L-1901 was conducted.</w:t>
            </w:r>
          </w:p>
          <w:p w:rsidRPr="00832609" w:rsidR="00832609" w:rsidP="00832609" w:rsidRDefault="00832609" w14:paraId="54BE9B92" w14:textId="77777777">
            <w:pPr>
              <w:numPr>
                <w:ilvl w:val="0"/>
                <w:numId w:val="12"/>
              </w:numPr>
              <w:spacing w:before="60" w:line="256" w:lineRule="auto"/>
              <w:jc w:val="both"/>
              <w:rPr>
                <w:bCs/>
                <w:sz w:val="24"/>
                <w:szCs w:val="24"/>
              </w:rPr>
            </w:pPr>
            <w:r w:rsidRPr="00832609">
              <w:rPr>
                <w:bCs/>
                <w:sz w:val="24"/>
                <w:szCs w:val="24"/>
              </w:rPr>
              <w:t>The investigation established that the vacuum-regulation system relies on manual adjustment of the vacuum-control needle valve and does not utilize an automated closed-loop feedback system for fine vacuum-pressure control. Consequently, chamber pressure control remains dependent upon manual intervention during process initiation and phase transitions.</w:t>
            </w:r>
          </w:p>
          <w:p w:rsidRPr="00832609" w:rsidR="00832609" w:rsidP="00832609" w:rsidRDefault="00832609" w14:paraId="2F630BFA" w14:textId="77777777">
            <w:pPr>
              <w:numPr>
                <w:ilvl w:val="0"/>
                <w:numId w:val="12"/>
              </w:numPr>
              <w:spacing w:before="60" w:line="256" w:lineRule="auto"/>
              <w:jc w:val="both"/>
              <w:rPr>
                <w:bCs/>
                <w:sz w:val="24"/>
                <w:szCs w:val="24"/>
              </w:rPr>
            </w:pPr>
            <w:r w:rsidRPr="00832609">
              <w:rPr>
                <w:bCs/>
                <w:sz w:val="24"/>
                <w:szCs w:val="24"/>
              </w:rPr>
              <w:t>The manual needle valve forms part of the nitrogen inlet and vacuum-control arrangement and provides controlled nitrogen bleed into the chamber to regulate vacuum pressure.</w:t>
            </w:r>
          </w:p>
          <w:p w:rsidRPr="00832609" w:rsidR="00832609" w:rsidP="00832609" w:rsidRDefault="00832609" w14:paraId="05CF4ACB" w14:textId="77777777">
            <w:pPr>
              <w:numPr>
                <w:ilvl w:val="0"/>
                <w:numId w:val="12"/>
              </w:numPr>
              <w:spacing w:before="60" w:line="256" w:lineRule="auto"/>
              <w:jc w:val="both"/>
              <w:rPr>
                <w:bCs/>
                <w:sz w:val="24"/>
                <w:szCs w:val="24"/>
              </w:rPr>
            </w:pPr>
            <w:r w:rsidRPr="00832609">
              <w:rPr>
                <w:bCs/>
                <w:sz w:val="24"/>
                <w:szCs w:val="24"/>
              </w:rPr>
              <w:t>The investigation further confirmed that chamber pressure is not controlled by a single operating parameter. Rather, it is determined by the dynamic balance between:</w:t>
            </w:r>
          </w:p>
          <w:p w:rsidRPr="00832609" w:rsidR="00832609" w:rsidP="00832609" w:rsidRDefault="00832609" w14:paraId="7C750078" w14:textId="77777777">
            <w:pPr>
              <w:numPr>
                <w:ilvl w:val="0"/>
                <w:numId w:val="12"/>
              </w:numPr>
              <w:spacing w:before="60" w:line="256" w:lineRule="auto"/>
              <w:jc w:val="both"/>
              <w:rPr>
                <w:bCs/>
                <w:sz w:val="24"/>
                <w:szCs w:val="24"/>
              </w:rPr>
            </w:pPr>
            <w:r w:rsidRPr="00832609">
              <w:rPr>
                <w:b/>
                <w:bCs/>
                <w:sz w:val="24"/>
                <w:szCs w:val="24"/>
              </w:rPr>
              <w:t>Nitrogen inflow through needle valve ↔ Vapor generation/sublimation load ↔ Vacuum removal capacity</w:t>
            </w:r>
          </w:p>
          <w:p w:rsidRPr="00832609" w:rsidR="00832609" w:rsidP="00832609" w:rsidRDefault="00832609" w14:paraId="2F9FFAAC" w14:textId="77777777">
            <w:pPr>
              <w:numPr>
                <w:ilvl w:val="0"/>
                <w:numId w:val="12"/>
              </w:numPr>
              <w:spacing w:before="60" w:line="256" w:lineRule="auto"/>
              <w:jc w:val="both"/>
              <w:rPr>
                <w:bCs/>
                <w:sz w:val="24"/>
                <w:szCs w:val="24"/>
              </w:rPr>
            </w:pPr>
            <w:r w:rsidRPr="00832609">
              <w:rPr>
                <w:bCs/>
                <w:sz w:val="24"/>
                <w:szCs w:val="24"/>
              </w:rPr>
              <w:t>During primary drying, ice sublimates continuously from the product and generates water vapor inside the chamber. The sublimation rate is influenced by several variables including:</w:t>
            </w:r>
          </w:p>
          <w:p w:rsidRPr="00832609" w:rsidR="00832609" w:rsidP="00832609" w:rsidRDefault="00832609" w14:paraId="276074B9" w14:textId="77777777">
            <w:pPr>
              <w:numPr>
                <w:ilvl w:val="0"/>
                <w:numId w:val="12"/>
              </w:numPr>
              <w:tabs>
                <w:tab w:val="num" w:pos="720"/>
              </w:tabs>
              <w:spacing w:before="60" w:line="256" w:lineRule="auto"/>
              <w:jc w:val="both"/>
              <w:rPr>
                <w:bCs/>
                <w:sz w:val="24"/>
                <w:szCs w:val="24"/>
              </w:rPr>
            </w:pPr>
            <w:r w:rsidRPr="00832609">
              <w:rPr>
                <w:bCs/>
                <w:sz w:val="24"/>
                <w:szCs w:val="24"/>
              </w:rPr>
              <w:t>Product temperature</w:t>
            </w:r>
          </w:p>
          <w:p w:rsidRPr="00832609" w:rsidR="00832609" w:rsidP="00832609" w:rsidRDefault="00832609" w14:paraId="3A6AA7B0" w14:textId="77777777">
            <w:pPr>
              <w:numPr>
                <w:ilvl w:val="0"/>
                <w:numId w:val="12"/>
              </w:numPr>
              <w:tabs>
                <w:tab w:val="num" w:pos="720"/>
              </w:tabs>
              <w:spacing w:before="60" w:line="256" w:lineRule="auto"/>
              <w:jc w:val="both"/>
              <w:rPr>
                <w:bCs/>
                <w:sz w:val="24"/>
                <w:szCs w:val="24"/>
              </w:rPr>
            </w:pPr>
            <w:r w:rsidRPr="00832609">
              <w:rPr>
                <w:bCs/>
                <w:sz w:val="24"/>
                <w:szCs w:val="24"/>
              </w:rPr>
              <w:t>Shelf temperature</w:t>
            </w:r>
          </w:p>
          <w:p w:rsidRPr="00832609" w:rsidR="00832609" w:rsidP="00832609" w:rsidRDefault="00832609" w14:paraId="28AFD38B" w14:textId="77777777">
            <w:pPr>
              <w:numPr>
                <w:ilvl w:val="0"/>
                <w:numId w:val="12"/>
              </w:numPr>
              <w:tabs>
                <w:tab w:val="num" w:pos="720"/>
              </w:tabs>
              <w:spacing w:before="60" w:line="256" w:lineRule="auto"/>
              <w:jc w:val="both"/>
              <w:rPr>
                <w:bCs/>
                <w:sz w:val="24"/>
                <w:szCs w:val="24"/>
              </w:rPr>
            </w:pPr>
            <w:r w:rsidRPr="00832609">
              <w:rPr>
                <w:bCs/>
                <w:sz w:val="24"/>
                <w:szCs w:val="24"/>
              </w:rPr>
              <w:t>Residual ice content</w:t>
            </w:r>
          </w:p>
          <w:p w:rsidRPr="00832609" w:rsidR="00832609" w:rsidP="00832609" w:rsidRDefault="00832609" w14:paraId="7C5355B5" w14:textId="77777777">
            <w:pPr>
              <w:numPr>
                <w:ilvl w:val="0"/>
                <w:numId w:val="12"/>
              </w:numPr>
              <w:tabs>
                <w:tab w:val="num" w:pos="720"/>
              </w:tabs>
              <w:spacing w:before="60" w:line="256" w:lineRule="auto"/>
              <w:jc w:val="both"/>
              <w:rPr>
                <w:bCs/>
                <w:sz w:val="24"/>
                <w:szCs w:val="24"/>
              </w:rPr>
            </w:pPr>
            <w:r w:rsidRPr="00832609">
              <w:rPr>
                <w:bCs/>
                <w:sz w:val="24"/>
                <w:szCs w:val="24"/>
              </w:rPr>
              <w:t>Stage of lyophilization</w:t>
            </w:r>
          </w:p>
          <w:p w:rsidRPr="00832609" w:rsidR="00832609" w:rsidP="00832609" w:rsidRDefault="00832609" w14:paraId="240BF545" w14:textId="77777777">
            <w:pPr>
              <w:numPr>
                <w:ilvl w:val="0"/>
                <w:numId w:val="12"/>
              </w:numPr>
              <w:tabs>
                <w:tab w:val="num" w:pos="720"/>
              </w:tabs>
              <w:spacing w:before="60" w:line="256" w:lineRule="auto"/>
              <w:jc w:val="both"/>
              <w:rPr>
                <w:bCs/>
                <w:sz w:val="24"/>
                <w:szCs w:val="24"/>
              </w:rPr>
            </w:pPr>
            <w:r w:rsidRPr="00832609">
              <w:rPr>
                <w:bCs/>
                <w:sz w:val="24"/>
                <w:szCs w:val="24"/>
              </w:rPr>
              <w:t>Process transitions</w:t>
            </w:r>
          </w:p>
          <w:p w:rsidRPr="00832609" w:rsidR="00832609" w:rsidP="00832609" w:rsidRDefault="00832609" w14:paraId="79CD1CEC" w14:textId="77777777">
            <w:pPr>
              <w:numPr>
                <w:ilvl w:val="0"/>
                <w:numId w:val="12"/>
              </w:numPr>
              <w:spacing w:before="60" w:line="256" w:lineRule="auto"/>
              <w:jc w:val="both"/>
              <w:rPr>
                <w:bCs/>
                <w:sz w:val="24"/>
                <w:szCs w:val="24"/>
              </w:rPr>
            </w:pPr>
            <w:r w:rsidRPr="00832609">
              <w:rPr>
                <w:bCs/>
                <w:sz w:val="24"/>
                <w:szCs w:val="24"/>
              </w:rPr>
              <w:t>Therefore, the vapor load entering the chamber is continuously changing throughout the freeze-drying cycle.</w:t>
            </w:r>
          </w:p>
          <w:p w:rsidRPr="00832609" w:rsidR="00832609" w:rsidP="00832609" w:rsidRDefault="00832609" w14:paraId="4CDB872A" w14:textId="77777777">
            <w:pPr>
              <w:numPr>
                <w:ilvl w:val="0"/>
                <w:numId w:val="12"/>
              </w:numPr>
              <w:spacing w:before="60" w:line="256" w:lineRule="auto"/>
              <w:jc w:val="both"/>
              <w:rPr>
                <w:bCs/>
                <w:sz w:val="24"/>
                <w:szCs w:val="24"/>
              </w:rPr>
            </w:pPr>
            <w:r w:rsidRPr="00832609">
              <w:rPr>
                <w:bCs/>
                <w:sz w:val="24"/>
                <w:szCs w:val="24"/>
              </w:rPr>
              <w:t>Simultaneously, nitrogen supply pressure is not an absolute constant variable. Even when the regulator setting remains unchanged, the actual pressure available across the needle valve may vary within the utility and control system. Since the needle valve functions as a throttling device, the amount of nitrogen entering the chamber depends on both valve opening and pressure differential across the valve.</w:t>
            </w:r>
          </w:p>
          <w:p w:rsidRPr="00832609" w:rsidR="00832609" w:rsidP="00832609" w:rsidRDefault="00832609" w14:paraId="1CDD32CC" w14:textId="77777777">
            <w:pPr>
              <w:numPr>
                <w:ilvl w:val="0"/>
                <w:numId w:val="12"/>
              </w:numPr>
              <w:spacing w:before="60" w:line="256" w:lineRule="auto"/>
              <w:jc w:val="both"/>
              <w:rPr>
                <w:bCs/>
                <w:sz w:val="24"/>
                <w:szCs w:val="24"/>
              </w:rPr>
            </w:pPr>
            <w:r w:rsidRPr="00832609">
              <w:rPr>
                <w:bCs/>
                <w:sz w:val="24"/>
                <w:szCs w:val="24"/>
              </w:rPr>
              <w:t>As a result, the same physical needle-valve position may generate different nitrogen-flow rates under different process conditions.</w:t>
            </w:r>
          </w:p>
          <w:tbl>
            <w:tblPr>
              <w:tblStyle w:val="TableGrid"/>
              <w:tblW w:w="0" w:type="auto"/>
              <w:tblLook w:val="04A0" w:firstRow="1" w:lastRow="0" w:firstColumn="1" w:lastColumn="0" w:noHBand="0" w:noVBand="1"/>
            </w:tblPr>
            <w:tblGrid>
              <w:gridCol w:w="2108"/>
              <w:gridCol w:w="2723"/>
              <w:gridCol w:w="2831"/>
              <w:gridCol w:w="2571"/>
            </w:tblGrid>
            <w:tr w:rsidRPr="00832609" w:rsidR="00832609" w:rsidTr="257A5F30" w14:paraId="2C19AAAC" w14:textId="77777777">
              <w:tc>
                <w:tcPr>
                  <w:tcW w:w="0" w:type="auto"/>
                  <w:tcMar/>
                  <w:hideMark/>
                </w:tcPr>
                <w:p w:rsidRPr="00832609" w:rsidR="00832609" w:rsidP="006A2596" w:rsidRDefault="00832609" w14:paraId="6CF27C19" w14:textId="77777777">
                  <w:pPr>
                    <w:spacing w:before="60" w:line="256" w:lineRule="auto"/>
                    <w:jc w:val="both"/>
                    <w:rPr>
                      <w:b/>
                      <w:bCs/>
                      <w:sz w:val="24"/>
                      <w:szCs w:val="24"/>
                    </w:rPr>
                  </w:pPr>
                  <w:r w:rsidRPr="00832609">
                    <w:rPr>
                      <w:b/>
                      <w:bCs/>
                      <w:sz w:val="24"/>
                      <w:szCs w:val="24"/>
                    </w:rPr>
                    <w:t>Process Condition</w:t>
                  </w:r>
                </w:p>
              </w:tc>
              <w:tc>
                <w:tcPr>
                  <w:tcW w:w="0" w:type="auto"/>
                  <w:tcMar/>
                  <w:hideMark/>
                </w:tcPr>
                <w:p w:rsidRPr="00832609" w:rsidR="00832609" w:rsidP="006A2596" w:rsidRDefault="00832609" w14:paraId="2D8FA991" w14:textId="77777777">
                  <w:pPr>
                    <w:spacing w:before="60" w:line="256" w:lineRule="auto"/>
                    <w:jc w:val="both"/>
                    <w:rPr>
                      <w:b/>
                      <w:bCs/>
                      <w:sz w:val="24"/>
                      <w:szCs w:val="24"/>
                    </w:rPr>
                  </w:pPr>
                  <w:r w:rsidRPr="00832609">
                    <w:rPr>
                      <w:b/>
                      <w:bCs/>
                      <w:sz w:val="24"/>
                      <w:szCs w:val="24"/>
                    </w:rPr>
                    <w:t>Sublimation/Vapor Load</w:t>
                  </w:r>
                </w:p>
              </w:tc>
              <w:tc>
                <w:tcPr>
                  <w:tcW w:w="0" w:type="auto"/>
                  <w:tcMar/>
                  <w:hideMark/>
                </w:tcPr>
                <w:p w:rsidRPr="00832609" w:rsidR="00832609" w:rsidP="006A2596" w:rsidRDefault="00832609" w14:paraId="7B68FB76" w14:textId="77777777">
                  <w:pPr>
                    <w:spacing w:before="60" w:line="256" w:lineRule="auto"/>
                    <w:jc w:val="both"/>
                    <w:rPr>
                      <w:b/>
                      <w:bCs/>
                      <w:sz w:val="24"/>
                      <w:szCs w:val="24"/>
                    </w:rPr>
                  </w:pPr>
                  <w:r w:rsidRPr="00832609">
                    <w:rPr>
                      <w:b/>
                      <w:bCs/>
                      <w:sz w:val="24"/>
                      <w:szCs w:val="24"/>
                    </w:rPr>
                    <w:t>Vacuum Tendency</w:t>
                  </w:r>
                </w:p>
              </w:tc>
              <w:tc>
                <w:tcPr>
                  <w:tcW w:w="0" w:type="auto"/>
                  <w:tcMar/>
                  <w:hideMark/>
                </w:tcPr>
                <w:p w:rsidRPr="00832609" w:rsidR="00832609" w:rsidP="006A2596" w:rsidRDefault="00832609" w14:paraId="0583CB44" w14:textId="77777777">
                  <w:pPr>
                    <w:spacing w:before="60" w:line="256" w:lineRule="auto"/>
                    <w:jc w:val="both"/>
                    <w:rPr>
                      <w:b/>
                      <w:bCs/>
                      <w:sz w:val="24"/>
                      <w:szCs w:val="24"/>
                    </w:rPr>
                  </w:pPr>
                  <w:r w:rsidRPr="00832609">
                    <w:rPr>
                      <w:b/>
                      <w:bCs/>
                      <w:sz w:val="24"/>
                      <w:szCs w:val="24"/>
                    </w:rPr>
                    <w:t>Required Nitrogen Bleed</w:t>
                  </w:r>
                </w:p>
              </w:tc>
            </w:tr>
            <w:tr w:rsidRPr="00832609" w:rsidR="00832609" w:rsidTr="257A5F30" w14:paraId="526A5B20" w14:textId="77777777">
              <w:tc>
                <w:tcPr>
                  <w:tcW w:w="0" w:type="auto"/>
                  <w:tcMar/>
                  <w:hideMark/>
                </w:tcPr>
                <w:p w:rsidRPr="00832609" w:rsidR="00832609" w:rsidP="006A2596" w:rsidRDefault="00832609" w14:paraId="6FB56073" w14:textId="77777777">
                  <w:pPr>
                    <w:spacing w:before="60" w:line="256" w:lineRule="auto"/>
                    <w:jc w:val="both"/>
                    <w:rPr>
                      <w:sz w:val="24"/>
                      <w:szCs w:val="24"/>
                    </w:rPr>
                  </w:pPr>
                  <w:r w:rsidRPr="00832609">
                    <w:rPr>
                      <w:sz w:val="24"/>
                      <w:szCs w:val="24"/>
                    </w:rPr>
                    <w:t>Higher sublimation rate</w:t>
                  </w:r>
                </w:p>
              </w:tc>
              <w:tc>
                <w:tcPr>
                  <w:tcW w:w="0" w:type="auto"/>
                  <w:tcMar/>
                  <w:hideMark/>
                </w:tcPr>
                <w:p w:rsidRPr="00832609" w:rsidR="00832609" w:rsidP="006A2596" w:rsidRDefault="00832609" w14:paraId="1C41FF0F" w14:textId="77777777">
                  <w:pPr>
                    <w:spacing w:before="60" w:line="256" w:lineRule="auto"/>
                    <w:jc w:val="both"/>
                    <w:rPr>
                      <w:sz w:val="24"/>
                      <w:szCs w:val="24"/>
                    </w:rPr>
                  </w:pPr>
                  <w:r w:rsidRPr="00832609">
                    <w:rPr>
                      <w:sz w:val="24"/>
                      <w:szCs w:val="24"/>
                    </w:rPr>
                    <w:t>Higher vapor load</w:t>
                  </w:r>
                </w:p>
              </w:tc>
              <w:tc>
                <w:tcPr>
                  <w:tcW w:w="0" w:type="auto"/>
                  <w:tcMar/>
                  <w:hideMark/>
                </w:tcPr>
                <w:p w:rsidRPr="00832609" w:rsidR="00832609" w:rsidP="006A2596" w:rsidRDefault="00832609" w14:paraId="2AE2AFDA" w14:textId="77777777">
                  <w:pPr>
                    <w:spacing w:before="60" w:line="256" w:lineRule="auto"/>
                    <w:jc w:val="both"/>
                    <w:rPr>
                      <w:sz w:val="24"/>
                      <w:szCs w:val="24"/>
                    </w:rPr>
                  </w:pPr>
                  <w:r w:rsidRPr="00832609">
                    <w:rPr>
                      <w:sz w:val="24"/>
                      <w:szCs w:val="24"/>
                    </w:rPr>
                    <w:t>Chamber pressure tends to increase</w:t>
                  </w:r>
                </w:p>
              </w:tc>
              <w:tc>
                <w:tcPr>
                  <w:tcW w:w="0" w:type="auto"/>
                  <w:tcMar/>
                  <w:hideMark/>
                </w:tcPr>
                <w:p w:rsidRPr="00832609" w:rsidR="00832609" w:rsidP="006A2596" w:rsidRDefault="00832609" w14:paraId="55810A06" w14:textId="77777777">
                  <w:pPr>
                    <w:spacing w:before="60" w:line="256" w:lineRule="auto"/>
                    <w:jc w:val="both"/>
                    <w:rPr>
                      <w:sz w:val="24"/>
                      <w:szCs w:val="24"/>
                    </w:rPr>
                  </w:pPr>
                  <w:r w:rsidRPr="00832609">
                    <w:rPr>
                      <w:sz w:val="24"/>
                      <w:szCs w:val="24"/>
                    </w:rPr>
                    <w:t>Different valve setting required</w:t>
                  </w:r>
                </w:p>
              </w:tc>
            </w:tr>
            <w:tr w:rsidRPr="00832609" w:rsidR="00832609" w:rsidTr="257A5F30" w14:paraId="297A543E" w14:textId="77777777">
              <w:tc>
                <w:tcPr>
                  <w:tcW w:w="0" w:type="auto"/>
                  <w:tcMar/>
                  <w:hideMark/>
                </w:tcPr>
                <w:p w:rsidRPr="00832609" w:rsidR="00832609" w:rsidP="006A2596" w:rsidRDefault="00832609" w14:paraId="5536B763" w14:textId="77777777">
                  <w:pPr>
                    <w:spacing w:before="60" w:line="256" w:lineRule="auto"/>
                    <w:jc w:val="both"/>
                    <w:rPr>
                      <w:sz w:val="24"/>
                      <w:szCs w:val="24"/>
                    </w:rPr>
                  </w:pPr>
                  <w:r w:rsidRPr="00832609">
                    <w:rPr>
                      <w:sz w:val="24"/>
                      <w:szCs w:val="24"/>
                    </w:rPr>
                    <w:t>Lower sublimation rate</w:t>
                  </w:r>
                </w:p>
              </w:tc>
              <w:tc>
                <w:tcPr>
                  <w:tcW w:w="0" w:type="auto"/>
                  <w:tcMar/>
                  <w:hideMark/>
                </w:tcPr>
                <w:p w:rsidRPr="00832609" w:rsidR="00832609" w:rsidP="006A2596" w:rsidRDefault="00832609" w14:paraId="2F2625DC" w14:textId="77777777">
                  <w:pPr>
                    <w:spacing w:before="60" w:line="256" w:lineRule="auto"/>
                    <w:jc w:val="both"/>
                    <w:rPr>
                      <w:sz w:val="24"/>
                      <w:szCs w:val="24"/>
                    </w:rPr>
                  </w:pPr>
                  <w:r w:rsidRPr="00832609">
                    <w:rPr>
                      <w:sz w:val="24"/>
                      <w:szCs w:val="24"/>
                    </w:rPr>
                    <w:t>Lower vapor load</w:t>
                  </w:r>
                </w:p>
              </w:tc>
              <w:tc>
                <w:tcPr>
                  <w:tcW w:w="0" w:type="auto"/>
                  <w:tcMar/>
                  <w:hideMark/>
                </w:tcPr>
                <w:p w:rsidRPr="00832609" w:rsidR="00832609" w:rsidP="006A2596" w:rsidRDefault="00832609" w14:paraId="65873B0B" w14:textId="77777777">
                  <w:pPr>
                    <w:spacing w:before="60" w:line="256" w:lineRule="auto"/>
                    <w:jc w:val="both"/>
                    <w:rPr>
                      <w:sz w:val="24"/>
                      <w:szCs w:val="24"/>
                    </w:rPr>
                  </w:pPr>
                  <w:r w:rsidRPr="00832609">
                    <w:rPr>
                      <w:sz w:val="24"/>
                      <w:szCs w:val="24"/>
                    </w:rPr>
                    <w:t>Chamber pressure tends to decrease</w:t>
                  </w:r>
                </w:p>
              </w:tc>
              <w:tc>
                <w:tcPr>
                  <w:tcW w:w="0" w:type="auto"/>
                  <w:tcMar/>
                  <w:hideMark/>
                </w:tcPr>
                <w:p w:rsidRPr="00832609" w:rsidR="00832609" w:rsidP="006A2596" w:rsidRDefault="00832609" w14:paraId="0FF0F1D6" w14:textId="77777777">
                  <w:pPr>
                    <w:spacing w:before="60" w:line="256" w:lineRule="auto"/>
                    <w:jc w:val="both"/>
                    <w:rPr>
                      <w:sz w:val="24"/>
                      <w:szCs w:val="24"/>
                    </w:rPr>
                  </w:pPr>
                  <w:r w:rsidRPr="00832609">
                    <w:rPr>
                      <w:sz w:val="24"/>
                      <w:szCs w:val="24"/>
                    </w:rPr>
                    <w:t>Different valve setting required</w:t>
                  </w:r>
                </w:p>
              </w:tc>
            </w:tr>
            <w:tr w:rsidRPr="00832609" w:rsidR="00832609" w:rsidTr="257A5F30" w14:paraId="54D44179" w14:textId="77777777">
              <w:tc>
                <w:tcPr>
                  <w:tcW w:w="0" w:type="auto"/>
                  <w:tcMar/>
                  <w:hideMark/>
                </w:tcPr>
                <w:p w:rsidRPr="00832609" w:rsidR="00832609" w:rsidP="006A2596" w:rsidRDefault="00832609" w14:paraId="54FE9C86" w14:textId="77777777">
                  <w:pPr>
                    <w:spacing w:before="60" w:line="256" w:lineRule="auto"/>
                    <w:jc w:val="both"/>
                    <w:rPr>
                      <w:sz w:val="24"/>
                      <w:szCs w:val="24"/>
                    </w:rPr>
                  </w:pPr>
                  <w:r w:rsidRPr="00832609">
                    <w:rPr>
                      <w:sz w:val="24"/>
                      <w:szCs w:val="24"/>
                    </w:rPr>
                    <w:t>Phase transition</w:t>
                  </w:r>
                </w:p>
              </w:tc>
              <w:tc>
                <w:tcPr>
                  <w:tcW w:w="0" w:type="auto"/>
                  <w:tcMar/>
                  <w:hideMark/>
                </w:tcPr>
                <w:p w:rsidRPr="00832609" w:rsidR="00832609" w:rsidP="006A2596" w:rsidRDefault="00832609" w14:paraId="46C79DE4" w14:textId="77777777">
                  <w:pPr>
                    <w:spacing w:before="60" w:line="256" w:lineRule="auto"/>
                    <w:jc w:val="both"/>
                    <w:rPr>
                      <w:sz w:val="24"/>
                      <w:szCs w:val="24"/>
                    </w:rPr>
                  </w:pPr>
                  <w:r w:rsidRPr="00832609">
                    <w:rPr>
                      <w:sz w:val="24"/>
                      <w:szCs w:val="24"/>
                    </w:rPr>
                    <w:t>Rapidly changing vapor load</w:t>
                  </w:r>
                </w:p>
              </w:tc>
              <w:tc>
                <w:tcPr>
                  <w:tcW w:w="0" w:type="auto"/>
                  <w:tcMar/>
                  <w:hideMark/>
                </w:tcPr>
                <w:p w:rsidRPr="00832609" w:rsidR="00832609" w:rsidP="006A2596" w:rsidRDefault="00832609" w14:paraId="73010C2A" w14:textId="77777777">
                  <w:pPr>
                    <w:spacing w:before="60" w:line="256" w:lineRule="auto"/>
                    <w:jc w:val="both"/>
                    <w:rPr>
                      <w:sz w:val="24"/>
                      <w:szCs w:val="24"/>
                    </w:rPr>
                  </w:pPr>
                  <w:r w:rsidRPr="00832609">
                    <w:rPr>
                      <w:sz w:val="24"/>
                      <w:szCs w:val="24"/>
                    </w:rPr>
                    <w:t>Dynamic vacuum changes</w:t>
                  </w:r>
                </w:p>
              </w:tc>
              <w:tc>
                <w:tcPr>
                  <w:tcW w:w="0" w:type="auto"/>
                  <w:tcMar/>
                  <w:hideMark/>
                </w:tcPr>
                <w:p w:rsidRPr="00832609" w:rsidR="00832609" w:rsidP="006A2596" w:rsidRDefault="00832609" w14:paraId="0A3CAD62" w14:textId="7606A86F">
                  <w:pPr>
                    <w:spacing w:before="60" w:line="256" w:lineRule="auto"/>
                    <w:jc w:val="both"/>
                    <w:rPr>
                      <w:sz w:val="24"/>
                      <w:szCs w:val="24"/>
                    </w:rPr>
                  </w:pPr>
                  <w:r w:rsidRPr="257A5F30" w:rsidR="00832609">
                    <w:rPr>
                      <w:sz w:val="24"/>
                      <w:szCs w:val="24"/>
                    </w:rPr>
                    <w:t xml:space="preserve">Fine </w:t>
                  </w:r>
                  <w:r w:rsidRPr="257A5F30" w:rsidR="00832609">
                    <w:rPr>
                      <w:sz w:val="24"/>
                      <w:szCs w:val="24"/>
                    </w:rPr>
                    <w:t>adjustment</w:t>
                  </w:r>
                  <w:del w:author="Aleksandar Cvetkovic" w:date="2026-09-15T12:16:09.57Z" w16du:dateUtc="2026-09-15T12:16:09.57Z" w:id="1244073997">
                    <w:r w:rsidRPr="257A5F30" w:rsidDel="00832609">
                      <w:rPr>
                        <w:sz w:val="24"/>
                        <w:szCs w:val="24"/>
                      </w:rPr>
                      <w:delText xml:space="preserve"> </w:delText>
                    </w:r>
                  </w:del>
                  <w:r w:rsidRPr="257A5F30" w:rsidR="00832609">
                    <w:rPr>
                      <w:sz w:val="24"/>
                      <w:szCs w:val="24"/>
                    </w:rPr>
                    <w:t xml:space="preserve"> required</w:t>
                  </w:r>
                </w:p>
              </w:tc>
            </w:tr>
          </w:tbl>
          <w:p w:rsidRPr="00832609" w:rsidR="00832609" w:rsidP="00832609" w:rsidRDefault="00832609" w14:paraId="6DE093A0" w14:textId="77777777">
            <w:pPr>
              <w:numPr>
                <w:ilvl w:val="0"/>
                <w:numId w:val="12"/>
              </w:numPr>
              <w:spacing w:before="60" w:line="256" w:lineRule="auto"/>
              <w:jc w:val="both"/>
              <w:rPr>
                <w:bCs/>
                <w:sz w:val="24"/>
                <w:szCs w:val="24"/>
              </w:rPr>
            </w:pPr>
            <w:r w:rsidRPr="00832609">
              <w:rPr>
                <w:bCs/>
                <w:sz w:val="24"/>
                <w:szCs w:val="24"/>
              </w:rPr>
              <w:t>Based on the above evaluation, it was established that a single fixed needle-valve position cannot maintain identical chamber pressure throughout the entire lyophilization cycle.</w:t>
            </w:r>
          </w:p>
          <w:p w:rsidRPr="00832609" w:rsidR="00832609" w:rsidP="00832609" w:rsidRDefault="00832609" w14:paraId="5B8C44B4" w14:textId="77777777">
            <w:pPr>
              <w:numPr>
                <w:ilvl w:val="0"/>
                <w:numId w:val="12"/>
              </w:numPr>
              <w:spacing w:before="60" w:line="256" w:lineRule="auto"/>
              <w:jc w:val="both"/>
              <w:rPr>
                <w:bCs/>
                <w:sz w:val="24"/>
                <w:szCs w:val="24"/>
              </w:rPr>
            </w:pPr>
            <w:r w:rsidRPr="00832609">
              <w:rPr>
                <w:bCs/>
                <w:sz w:val="24"/>
                <w:szCs w:val="24"/>
              </w:rPr>
              <w:t>This is particularly relevant during process transitions and initiation of Primary Drying Step-1 because chamber vapor load changes rapidly while the process seeks a new equilibrium state.</w:t>
            </w:r>
          </w:p>
          <w:p w:rsidRPr="00A627EF" w:rsidR="008C229D" w:rsidP="006A2596" w:rsidRDefault="008C229D" w14:paraId="2A273645" w14:textId="566FA3A2">
            <w:pPr>
              <w:spacing w:before="60" w:line="256" w:lineRule="auto"/>
              <w:jc w:val="both"/>
              <w:rPr>
                <w:b/>
                <w:sz w:val="24"/>
                <w:szCs w:val="24"/>
                <w:lang w:val="en-IN"/>
              </w:rPr>
            </w:pPr>
            <w:r w:rsidRPr="00A627EF">
              <w:rPr>
                <w:b/>
                <w:sz w:val="24"/>
                <w:szCs w:val="24"/>
                <w:lang w:val="en-IN"/>
              </w:rPr>
              <w:t xml:space="preserve">Detailed Investigation has been carried to </w:t>
            </w:r>
            <w:r w:rsidRPr="00A627EF" w:rsidR="00A627EF">
              <w:rPr>
                <w:b/>
                <w:sz w:val="24"/>
                <w:szCs w:val="24"/>
                <w:lang w:val="en-IN"/>
              </w:rPr>
              <w:t>determine root</w:t>
            </w:r>
            <w:r w:rsidRPr="00A627EF" w:rsidR="00B10FA7">
              <w:rPr>
                <w:b/>
                <w:sz w:val="24"/>
                <w:szCs w:val="24"/>
                <w:lang w:val="en-IN"/>
              </w:rPr>
              <w:t xml:space="preserve"> cause of </w:t>
            </w:r>
            <w:r w:rsidR="003A0CA2">
              <w:rPr>
                <w:b/>
                <w:sz w:val="24"/>
                <w:szCs w:val="24"/>
                <w:lang w:val="en-IN"/>
              </w:rPr>
              <w:t>excursion of vacuum out of specific range (</w:t>
            </w:r>
            <w:r w:rsidRPr="00A00C29" w:rsidR="003A0CA2">
              <w:rPr>
                <w:sz w:val="24"/>
                <w:szCs w:val="24"/>
              </w:rPr>
              <w:t>650–950 µbar</w:t>
            </w:r>
            <w:r w:rsidR="003A0CA2">
              <w:rPr>
                <w:sz w:val="24"/>
                <w:szCs w:val="24"/>
              </w:rPr>
              <w:t>)</w:t>
            </w:r>
          </w:p>
          <w:p w:rsidRPr="002920B1" w:rsidR="003D7BA9" w:rsidP="000D7C9F" w:rsidRDefault="003D7BA9" w14:paraId="67477E0C" w14:textId="704B3532">
            <w:pPr>
              <w:numPr>
                <w:ilvl w:val="0"/>
                <w:numId w:val="12"/>
              </w:numPr>
              <w:spacing w:before="60" w:line="256" w:lineRule="auto"/>
              <w:jc w:val="both"/>
              <w:rPr>
                <w:sz w:val="24"/>
                <w:szCs w:val="24"/>
              </w:rPr>
            </w:pPr>
            <w:r w:rsidRPr="002920B1">
              <w:rPr>
                <w:sz w:val="24"/>
                <w:szCs w:val="24"/>
                <w:lang w:val="en-IN"/>
              </w:rPr>
              <w:t xml:space="preserve">Post-batch </w:t>
            </w:r>
            <w:r w:rsidRPr="002920B1">
              <w:rPr>
                <w:sz w:val="24"/>
                <w:szCs w:val="24"/>
              </w:rPr>
              <w:t xml:space="preserve">completion. A detailed check was </w:t>
            </w:r>
            <w:r w:rsidRPr="002920B1" w:rsidR="00C75AED">
              <w:rPr>
                <w:sz w:val="24"/>
                <w:szCs w:val="24"/>
              </w:rPr>
              <w:t xml:space="preserve">conducted </w:t>
            </w:r>
            <w:r w:rsidR="00C75AED">
              <w:rPr>
                <w:sz w:val="24"/>
                <w:szCs w:val="24"/>
              </w:rPr>
              <w:t>by</w:t>
            </w:r>
            <w:r w:rsidR="00C72854">
              <w:rPr>
                <w:sz w:val="24"/>
                <w:szCs w:val="24"/>
              </w:rPr>
              <w:t xml:space="preserve"> Mr. </w:t>
            </w:r>
            <w:r w:rsidR="00D75C9F">
              <w:rPr>
                <w:sz w:val="24"/>
                <w:szCs w:val="24"/>
              </w:rPr>
              <w:t xml:space="preserve">Gaurav </w:t>
            </w:r>
            <w:r w:rsidR="00BB50DF">
              <w:rPr>
                <w:sz w:val="24"/>
                <w:szCs w:val="24"/>
              </w:rPr>
              <w:t>on 24</w:t>
            </w:r>
            <w:r w:rsidR="00A627EF">
              <w:rPr>
                <w:sz w:val="24"/>
                <w:szCs w:val="24"/>
              </w:rPr>
              <w:t xml:space="preserve">/05/2026 </w:t>
            </w:r>
            <w:r w:rsidRPr="002920B1">
              <w:rPr>
                <w:sz w:val="24"/>
                <w:szCs w:val="24"/>
              </w:rPr>
              <w:t>to identify contributing factors.</w:t>
            </w:r>
          </w:p>
          <w:p w:rsidR="003D7BA9" w:rsidP="000D7C9F" w:rsidRDefault="003D7BA9" w14:paraId="3895F18F" w14:textId="615DE216">
            <w:pPr>
              <w:numPr>
                <w:ilvl w:val="0"/>
                <w:numId w:val="12"/>
              </w:numPr>
              <w:spacing w:before="60" w:line="256" w:lineRule="auto"/>
              <w:jc w:val="both"/>
              <w:rPr>
                <w:sz w:val="24"/>
                <w:szCs w:val="24"/>
              </w:rPr>
            </w:pPr>
            <w:r w:rsidRPr="002920B1">
              <w:rPr>
                <w:sz w:val="24"/>
                <w:szCs w:val="24"/>
              </w:rPr>
              <w:t>The nitrogen inlet line is equipped with a pressure regulator, solenoid valve (YV3011), and needle valve to control and stabilize vacuum pressure.</w:t>
            </w:r>
          </w:p>
          <w:p w:rsidR="00A627EF" w:rsidP="000D7C9F" w:rsidRDefault="00A627EF" w14:paraId="255DBADE" w14:textId="06E731C0">
            <w:pPr>
              <w:numPr>
                <w:ilvl w:val="0"/>
                <w:numId w:val="12"/>
              </w:numPr>
              <w:spacing w:before="60" w:line="256" w:lineRule="auto"/>
              <w:jc w:val="both"/>
              <w:rPr>
                <w:sz w:val="24"/>
                <w:szCs w:val="24"/>
              </w:rPr>
            </w:pPr>
            <w:r w:rsidRPr="257A5F30" w:rsidR="00A627EF">
              <w:rPr>
                <w:b w:val="1"/>
                <w:bCs w:val="1"/>
                <w:sz w:val="24"/>
                <w:szCs w:val="24"/>
              </w:rPr>
              <w:t>Nitrogen pressure regulator malfunction</w:t>
            </w:r>
            <w:r w:rsidRPr="257A5F30" w:rsidR="00A627EF">
              <w:rPr>
                <w:b w:val="1"/>
                <w:bCs w:val="1"/>
                <w:sz w:val="24"/>
                <w:szCs w:val="24"/>
              </w:rPr>
              <w:t>:</w:t>
            </w:r>
            <w:r w:rsidR="00A627EF">
              <w:rPr/>
              <w:t xml:space="preserve"> </w:t>
            </w:r>
            <w:r w:rsidRPr="257A5F30" w:rsidR="00A627EF">
              <w:rPr>
                <w:sz w:val="24"/>
                <w:szCs w:val="24"/>
              </w:rPr>
              <w:t xml:space="preserve">Nitrogen supply pressure was </w:t>
            </w:r>
            <w:r w:rsidRPr="257A5F30" w:rsidR="00A627EF">
              <w:rPr>
                <w:sz w:val="24"/>
                <w:szCs w:val="24"/>
              </w:rPr>
              <w:t>observed</w:t>
            </w:r>
            <w:r w:rsidRPr="257A5F30" w:rsidR="00A627EF">
              <w:rPr>
                <w:sz w:val="24"/>
                <w:szCs w:val="24"/>
              </w:rPr>
              <w:t xml:space="preserve"> at approximately 1 </w:t>
            </w:r>
            <w:r w:rsidRPr="257A5F30" w:rsidR="00A0493C">
              <w:rPr>
                <w:sz w:val="24"/>
                <w:szCs w:val="24"/>
              </w:rPr>
              <w:t>bar;</w:t>
            </w:r>
            <w:r w:rsidRPr="257A5F30" w:rsidR="00A627EF">
              <w:rPr>
                <w:sz w:val="24"/>
                <w:szCs w:val="24"/>
              </w:rPr>
              <w:t xml:space="preserve"> </w:t>
            </w:r>
            <w:r w:rsidRPr="257A5F30" w:rsidR="00A627EF">
              <w:rPr>
                <w:sz w:val="24"/>
                <w:szCs w:val="24"/>
              </w:rPr>
              <w:t>this</w:t>
            </w:r>
            <w:r w:rsidRPr="257A5F30" w:rsidR="00A627EF">
              <w:rPr>
                <w:sz w:val="24"/>
                <w:szCs w:val="24"/>
              </w:rPr>
              <w:t xml:space="preserve"> pressure was within the normal operating range of the nitrogen pressure regulator and was sufficient to provide the required nitrogen bleed for chamber vacuum regulation. Furthermore, after adjustment of the needle valve, the chamber vacuum stabilized and was </w:t>
            </w:r>
            <w:r w:rsidRPr="257A5F30" w:rsidR="00A627EF">
              <w:rPr>
                <w:sz w:val="24"/>
                <w:szCs w:val="24"/>
              </w:rPr>
              <w:t>maintained</w:t>
            </w:r>
            <w:r w:rsidRPr="257A5F30" w:rsidR="00A627EF">
              <w:rPr>
                <w:sz w:val="24"/>
                <w:szCs w:val="24"/>
              </w:rPr>
              <w:t xml:space="preserve"> within the specified range of 650–950 µbar without any further intervention. This </w:t>
            </w:r>
            <w:r w:rsidRPr="257A5F30" w:rsidR="00A627EF">
              <w:rPr>
                <w:sz w:val="24"/>
                <w:szCs w:val="24"/>
              </w:rPr>
              <w:t>demonstrates</w:t>
            </w:r>
            <w:r w:rsidRPr="257A5F30" w:rsidR="00A627EF">
              <w:rPr>
                <w:sz w:val="24"/>
                <w:szCs w:val="24"/>
              </w:rPr>
              <w:t xml:space="preserve"> that the available nitrogen supply pressure was adequate and did not contribute to the observed vacuum excursion. Hence</w:t>
            </w:r>
            <w:ins w:author="Aleksandar Cvetkovic" w:date="2026-09-15T12:16:27.374Z" w16du:dateUtc="2026-09-15T12:16:27.374Z" w:id="1028985324">
              <w:r w:rsidRPr="257A5F30" w:rsidR="73D205AB">
                <w:rPr>
                  <w:sz w:val="24"/>
                  <w:szCs w:val="24"/>
                </w:rPr>
                <w:t>, the</w:t>
              </w:r>
            </w:ins>
            <w:r w:rsidRPr="257A5F30" w:rsidR="00A627EF">
              <w:rPr>
                <w:sz w:val="24"/>
                <w:szCs w:val="24"/>
              </w:rPr>
              <w:t xml:space="preserve"> cause</w:t>
            </w:r>
            <w:r w:rsidRPr="257A5F30" w:rsidR="00A627EF">
              <w:rPr>
                <w:sz w:val="24"/>
                <w:szCs w:val="24"/>
              </w:rPr>
              <w:t xml:space="preserve"> of Nitrogen pressure regulator malfunction </w:t>
            </w:r>
            <w:ins w:author="Aleksandar Cvetkovic" w:date="2026-09-15T12:16:35.552Z" w16du:dateUtc="2026-09-15T12:16:35.552Z" w:id="2013011536">
              <w:r w:rsidRPr="257A5F30" w:rsidR="15C10D97">
                <w:rPr>
                  <w:sz w:val="24"/>
                  <w:szCs w:val="24"/>
                </w:rPr>
                <w:t xml:space="preserve">was </w:t>
              </w:r>
            </w:ins>
            <w:r w:rsidRPr="257A5F30" w:rsidR="00A627EF">
              <w:rPr>
                <w:sz w:val="24"/>
                <w:szCs w:val="24"/>
              </w:rPr>
              <w:t>ruled out.</w:t>
            </w:r>
          </w:p>
          <w:p w:rsidR="00A627EF" w:rsidP="000D7C9F" w:rsidRDefault="00A627EF" w14:paraId="21511704" w14:textId="6E725434">
            <w:pPr>
              <w:numPr>
                <w:ilvl w:val="0"/>
                <w:numId w:val="12"/>
              </w:numPr>
              <w:spacing w:before="60" w:line="256" w:lineRule="auto"/>
              <w:jc w:val="both"/>
              <w:rPr>
                <w:sz w:val="24"/>
                <w:szCs w:val="24"/>
              </w:rPr>
            </w:pPr>
            <w:r w:rsidRPr="257A5F30" w:rsidR="00A627EF">
              <w:rPr>
                <w:b w:val="1"/>
                <w:bCs w:val="1"/>
                <w:sz w:val="24"/>
                <w:szCs w:val="24"/>
              </w:rPr>
              <w:t>Needle valve mechanical malfunction (sticking/jamming)</w:t>
            </w:r>
            <w:r w:rsidRPr="257A5F30" w:rsidR="00A627EF">
              <w:rPr>
                <w:b w:val="1"/>
                <w:bCs w:val="1"/>
                <w:sz w:val="24"/>
                <w:szCs w:val="24"/>
              </w:rPr>
              <w:t xml:space="preserve">: </w:t>
            </w:r>
            <w:r w:rsidRPr="257A5F30" w:rsidR="00A627EF">
              <w:rPr>
                <w:sz w:val="24"/>
                <w:szCs w:val="24"/>
              </w:rPr>
              <w:t>Physical inspection and operational verification of needle valve performed.</w:t>
            </w:r>
            <w:r w:rsidR="00A627EF">
              <w:rPr/>
              <w:t xml:space="preserve"> </w:t>
            </w:r>
            <w:r w:rsidRPr="257A5F30" w:rsidR="00A627EF">
              <w:rPr>
                <w:sz w:val="24"/>
                <w:szCs w:val="24"/>
              </w:rPr>
              <w:t xml:space="preserve">Needle valve movement was smooth without any sticking, blockage, wear, or </w:t>
            </w:r>
            <w:r w:rsidRPr="257A5F30" w:rsidR="00D90F21">
              <w:rPr>
                <w:sz w:val="24"/>
                <w:szCs w:val="24"/>
              </w:rPr>
              <w:t>damage.</w:t>
            </w:r>
            <w:r w:rsidRPr="257A5F30" w:rsidR="00D90F21">
              <w:rPr>
                <w:sz w:val="24"/>
                <w:szCs w:val="24"/>
              </w:rPr>
              <w:t xml:space="preserve"> Hence</w:t>
            </w:r>
            <w:ins w:author="Aleksandar Cvetkovic" w:date="2026-09-15T12:16:41.356Z" w16du:dateUtc="2026-09-15T12:16:41.356Z" w:id="126019913">
              <w:r w:rsidRPr="257A5F30" w:rsidR="60FCAB54">
                <w:rPr>
                  <w:sz w:val="24"/>
                  <w:szCs w:val="24"/>
                </w:rPr>
                <w:t>, the</w:t>
              </w:r>
            </w:ins>
            <w:r w:rsidRPr="257A5F30" w:rsidR="00D90F21">
              <w:rPr>
                <w:sz w:val="24"/>
                <w:szCs w:val="24"/>
              </w:rPr>
              <w:t xml:space="preserve"> cause</w:t>
            </w:r>
            <w:r w:rsidRPr="257A5F30" w:rsidR="00D90F21">
              <w:rPr>
                <w:sz w:val="24"/>
                <w:szCs w:val="24"/>
              </w:rPr>
              <w:t xml:space="preserve"> </w:t>
            </w:r>
            <w:r w:rsidRPr="257A5F30" w:rsidR="00D90F21">
              <w:rPr>
                <w:sz w:val="24"/>
                <w:szCs w:val="24"/>
              </w:rPr>
              <w:t xml:space="preserve">of Needle valve mechanical malfunction </w:t>
            </w:r>
            <w:ins w:author="Aleksandar Cvetkovic" w:date="2026-09-15T12:16:52.271Z" w16du:dateUtc="2026-09-15T12:16:52.271Z" w:id="1435836303">
              <w:r w:rsidRPr="257A5F30" w:rsidR="0233D3C4">
                <w:rPr>
                  <w:sz w:val="24"/>
                  <w:szCs w:val="24"/>
                </w:rPr>
                <w:t xml:space="preserve">was </w:t>
              </w:r>
            </w:ins>
            <w:r w:rsidRPr="257A5F30" w:rsidR="00D90F21">
              <w:rPr>
                <w:sz w:val="24"/>
                <w:szCs w:val="24"/>
              </w:rPr>
              <w:t>ruled</w:t>
            </w:r>
            <w:r w:rsidRPr="257A5F30" w:rsidR="00D90F21">
              <w:rPr>
                <w:sz w:val="24"/>
                <w:szCs w:val="24"/>
              </w:rPr>
              <w:t xml:space="preserve"> out.</w:t>
            </w:r>
          </w:p>
          <w:p w:rsidR="00D90F21" w:rsidP="000D7C9F" w:rsidRDefault="00D90F21" w14:paraId="795E4B3D" w14:textId="6396DCDE">
            <w:pPr>
              <w:numPr>
                <w:ilvl w:val="0"/>
                <w:numId w:val="12"/>
              </w:numPr>
              <w:spacing w:before="60" w:line="256" w:lineRule="auto"/>
              <w:jc w:val="both"/>
              <w:rPr>
                <w:sz w:val="24"/>
                <w:szCs w:val="24"/>
              </w:rPr>
            </w:pPr>
            <w:r w:rsidRPr="257A5F30" w:rsidR="00D90F21">
              <w:rPr>
                <w:b w:val="1"/>
                <w:bCs w:val="1"/>
                <w:sz w:val="24"/>
                <w:szCs w:val="24"/>
              </w:rPr>
              <w:t>Needle valve inadvertent movement due to machine vibration:</w:t>
            </w:r>
            <w:r w:rsidR="00D90F21">
              <w:rPr/>
              <w:t xml:space="preserve"> </w:t>
            </w:r>
            <w:r w:rsidRPr="257A5F30" w:rsidR="00D90F21">
              <w:rPr>
                <w:sz w:val="24"/>
                <w:szCs w:val="24"/>
              </w:rPr>
              <w:t>Visual inspection of valve position and machine operation performed</w:t>
            </w:r>
            <w:r w:rsidRPr="257A5F30" w:rsidR="00D90F21">
              <w:rPr>
                <w:sz w:val="24"/>
                <w:szCs w:val="24"/>
              </w:rPr>
              <w:t>,</w:t>
            </w:r>
            <w:r w:rsidR="00D90F21">
              <w:rPr/>
              <w:t xml:space="preserve"> </w:t>
            </w:r>
            <w:r w:rsidRPr="257A5F30" w:rsidR="00D90F21">
              <w:rPr>
                <w:sz w:val="24"/>
                <w:szCs w:val="24"/>
              </w:rPr>
              <w:t>No</w:t>
            </w:r>
            <w:r w:rsidRPr="257A5F30" w:rsidR="00D90F21">
              <w:rPr>
                <w:sz w:val="24"/>
                <w:szCs w:val="24"/>
              </w:rPr>
              <w:t xml:space="preserve"> evidence of valve displacement, loosening, or movement due to equipment vibration was </w:t>
            </w:r>
            <w:r w:rsidRPr="257A5F30" w:rsidR="00D90F21">
              <w:rPr>
                <w:sz w:val="24"/>
                <w:szCs w:val="24"/>
              </w:rPr>
              <w:t>observed</w:t>
            </w:r>
            <w:r w:rsidRPr="257A5F30" w:rsidR="00D90F21">
              <w:rPr>
                <w:sz w:val="24"/>
                <w:szCs w:val="24"/>
              </w:rPr>
              <w:t xml:space="preserve">. Valve remained in the adjusted position after </w:t>
            </w:r>
            <w:r w:rsidRPr="257A5F30" w:rsidR="00BB50DF">
              <w:rPr>
                <w:sz w:val="24"/>
                <w:szCs w:val="24"/>
              </w:rPr>
              <w:t>stabilization.</w:t>
            </w:r>
            <w:r w:rsidRPr="257A5F30" w:rsidR="00BB50DF">
              <w:rPr>
                <w:sz w:val="24"/>
                <w:szCs w:val="24"/>
              </w:rPr>
              <w:t xml:space="preserve"> Hence</w:t>
            </w:r>
            <w:ins w:author="Aleksandar Cvetkovic" w:date="2026-09-15T12:17:09.88Z" w16du:dateUtc="2026-09-15T12:17:09.88Z" w:id="892667954">
              <w:r w:rsidRPr="257A5F30" w:rsidR="08B5F6B2">
                <w:rPr>
                  <w:sz w:val="24"/>
                  <w:szCs w:val="24"/>
                </w:rPr>
                <w:t>, the</w:t>
              </w:r>
            </w:ins>
            <w:r w:rsidRPr="257A5F30" w:rsidR="00BB50DF">
              <w:rPr>
                <w:sz w:val="24"/>
                <w:szCs w:val="24"/>
              </w:rPr>
              <w:t xml:space="preserve"> cause</w:t>
            </w:r>
            <w:r w:rsidRPr="257A5F30" w:rsidR="00BB50DF">
              <w:rPr>
                <w:sz w:val="24"/>
                <w:szCs w:val="24"/>
              </w:rPr>
              <w:t xml:space="preserve"> of </w:t>
            </w:r>
            <w:r w:rsidRPr="257A5F30" w:rsidR="00BB50DF">
              <w:rPr>
                <w:sz w:val="24"/>
                <w:szCs w:val="24"/>
              </w:rPr>
              <w:t>Needle valve inadvertent movement</w:t>
            </w:r>
            <w:del w:author="Aleksandar Cvetkovic" w:date="2026-09-15T12:17:35.043Z" w16du:dateUtc="2026-09-15T12:17:35.043Z" w:id="1100590888">
              <w:r w:rsidRPr="257A5F30" w:rsidDel="00BB50DF">
                <w:rPr>
                  <w:sz w:val="24"/>
                  <w:szCs w:val="24"/>
                </w:rPr>
                <w:delText xml:space="preserve"> </w:delText>
              </w:r>
            </w:del>
            <w:ins w:author="Aleksandar Cvetkovic" w:date="2026-09-15T12:17:15.488Z" w16du:dateUtc="2026-09-15T12:17:15.488Z" w:id="987640660">
              <w:r w:rsidRPr="257A5F30" w:rsidR="1A5A4CAD">
                <w:rPr>
                  <w:sz w:val="24"/>
                  <w:szCs w:val="24"/>
                </w:rPr>
                <w:t xml:space="preserve"> </w:t>
              </w:r>
            </w:ins>
            <w:r w:rsidRPr="257A5F30" w:rsidR="00BB50DF">
              <w:rPr>
                <w:sz w:val="24"/>
                <w:szCs w:val="24"/>
              </w:rPr>
              <w:t>due</w:t>
            </w:r>
            <w:r w:rsidRPr="257A5F30" w:rsidR="00BB50DF">
              <w:rPr>
                <w:sz w:val="24"/>
                <w:szCs w:val="24"/>
              </w:rPr>
              <w:t xml:space="preserve"> to machine vibration</w:t>
            </w:r>
            <w:r w:rsidRPr="257A5F30" w:rsidR="00BB50DF">
              <w:rPr>
                <w:sz w:val="24"/>
                <w:szCs w:val="24"/>
              </w:rPr>
              <w:t xml:space="preserve"> </w:t>
            </w:r>
            <w:ins w:author="Aleksandar Cvetkovic" w:date="2026-09-15T12:17:22.04Z" w16du:dateUtc="2026-09-15T12:17:22.04Z" w:id="25778524">
              <w:r w:rsidRPr="257A5F30" w:rsidR="4E7B47B8">
                <w:rPr>
                  <w:sz w:val="24"/>
                  <w:szCs w:val="24"/>
                </w:rPr>
                <w:t xml:space="preserve">was </w:t>
              </w:r>
            </w:ins>
            <w:r w:rsidRPr="257A5F30" w:rsidR="00BB50DF">
              <w:rPr>
                <w:sz w:val="24"/>
                <w:szCs w:val="24"/>
              </w:rPr>
              <w:t>ruled out</w:t>
            </w:r>
            <w:r w:rsidRPr="257A5F30" w:rsidR="00A0493C">
              <w:rPr>
                <w:sz w:val="24"/>
                <w:szCs w:val="24"/>
              </w:rPr>
              <w:t>.</w:t>
            </w:r>
          </w:p>
          <w:p w:rsidRPr="008B2570" w:rsidR="00D90F21" w:rsidP="257A5F30" w:rsidRDefault="00D90F21" w14:paraId="351D82E7" w14:textId="70131EA7">
            <w:pPr>
              <w:numPr>
                <w:ilvl w:val="0"/>
                <w:numId w:val="12"/>
              </w:numPr>
              <w:spacing w:before="60" w:line="256" w:lineRule="auto"/>
              <w:jc w:val="both"/>
              <w:rPr>
                <w:b w:val="1"/>
                <w:bCs w:val="1"/>
                <w:i w:val="1"/>
                <w:iCs w:val="1"/>
                <w:sz w:val="24"/>
                <w:szCs w:val="24"/>
                <w:rPrChange w:author="Sachin Kumbhar" w:date="2026-09-04T11:17:00Z" w16du:dateUtc="2026-09-04T05:47:00Z" w:id="1778449196">
                  <w:rPr>
                    <w:sz w:val="24"/>
                    <w:szCs w:val="24"/>
                  </w:rPr>
                </w:rPrChange>
              </w:rPr>
            </w:pPr>
            <w:r w:rsidRPr="257A5F30" w:rsidR="00D90F21">
              <w:rPr>
                <w:b w:val="1"/>
                <w:bCs w:val="1"/>
                <w:sz w:val="24"/>
                <w:szCs w:val="24"/>
              </w:rPr>
              <w:t>Vacuum pump malfunction or reduced pumping efficiency</w:t>
            </w:r>
            <w:r w:rsidRPr="257A5F30" w:rsidR="00D90F21">
              <w:rPr>
                <w:b w:val="1"/>
                <w:bCs w:val="1"/>
                <w:sz w:val="24"/>
                <w:szCs w:val="24"/>
              </w:rPr>
              <w:t>:</w:t>
            </w:r>
            <w:r w:rsidR="00D90F21">
              <w:rPr/>
              <w:t xml:space="preserve"> </w:t>
            </w:r>
            <w:r w:rsidRPr="257A5F30" w:rsidR="00D90F21">
              <w:rPr>
                <w:sz w:val="24"/>
                <w:szCs w:val="24"/>
              </w:rPr>
              <w:t>Vacuum trend and equipment performance reviewed.</w:t>
            </w:r>
            <w:r w:rsidR="00D90F21">
              <w:rPr/>
              <w:t xml:space="preserve"> </w:t>
            </w:r>
            <w:r w:rsidRPr="257A5F30" w:rsidR="00D90F21">
              <w:rPr>
                <w:sz w:val="24"/>
                <w:szCs w:val="24"/>
              </w:rPr>
              <w:t xml:space="preserve">The vacuum system achieved and </w:t>
            </w:r>
            <w:r w:rsidRPr="257A5F30" w:rsidR="00D90F21">
              <w:rPr>
                <w:sz w:val="24"/>
                <w:szCs w:val="24"/>
              </w:rPr>
              <w:t>maintained</w:t>
            </w:r>
            <w:r w:rsidRPr="257A5F30" w:rsidR="00D90F21">
              <w:rPr>
                <w:sz w:val="24"/>
                <w:szCs w:val="24"/>
              </w:rPr>
              <w:t xml:space="preserve"> the required operating range after valve adjustment, indicating satisfactory pump performance.</w:t>
            </w:r>
            <w:r w:rsidRPr="257A5F30" w:rsidR="00BB50DF">
              <w:rPr>
                <w:sz w:val="24"/>
                <w:szCs w:val="24"/>
              </w:rPr>
              <w:t xml:space="preserve"> Hence</w:t>
            </w:r>
            <w:ins w:author="Aleksandar Cvetkovic" w:date="2026-09-15T12:17:40.822Z" w16du:dateUtc="2026-09-15T12:17:40.822Z" w:id="783518429">
              <w:r w:rsidRPr="257A5F30" w:rsidR="1415C89D">
                <w:rPr>
                  <w:sz w:val="24"/>
                  <w:szCs w:val="24"/>
                </w:rPr>
                <w:t>, the</w:t>
              </w:r>
            </w:ins>
            <w:r w:rsidRPr="257A5F30" w:rsidR="00BB50DF">
              <w:rPr>
                <w:sz w:val="24"/>
                <w:szCs w:val="24"/>
              </w:rPr>
              <w:t xml:space="preserve"> cause</w:t>
            </w:r>
            <w:r w:rsidRPr="257A5F30" w:rsidR="00BB50DF">
              <w:rPr>
                <w:sz w:val="24"/>
                <w:szCs w:val="24"/>
              </w:rPr>
              <w:t xml:space="preserve"> </w:t>
            </w:r>
            <w:r w:rsidRPr="257A5F30" w:rsidR="00BB50DF">
              <w:rPr>
                <w:sz w:val="24"/>
                <w:szCs w:val="24"/>
              </w:rPr>
              <w:t>of</w:t>
            </w:r>
            <w:r w:rsidRPr="257A5F30" w:rsidR="00BB50DF">
              <w:rPr>
                <w:sz w:val="24"/>
                <w:szCs w:val="24"/>
              </w:rPr>
              <w:t xml:space="preserve"> </w:t>
            </w:r>
            <w:r w:rsidRPr="257A5F30" w:rsidR="00BB50DF">
              <w:rPr>
                <w:sz w:val="24"/>
                <w:szCs w:val="24"/>
              </w:rPr>
              <w:t>Vacuum pump malfunction</w:t>
            </w:r>
            <w:r w:rsidRPr="257A5F30" w:rsidR="00BB50DF">
              <w:rPr>
                <w:sz w:val="24"/>
                <w:szCs w:val="24"/>
              </w:rPr>
              <w:t xml:space="preserve"> ruled out.</w:t>
            </w:r>
            <w:r w:rsidRPr="257A5F30" w:rsidR="00243EA2">
              <w:rPr>
                <w:sz w:val="24"/>
                <w:szCs w:val="24"/>
              </w:rPr>
              <w:t xml:space="preserve"> </w:t>
            </w:r>
            <w:r w:rsidRPr="257A5F30" w:rsidR="00243EA2">
              <w:rPr>
                <w:b w:val="1"/>
                <w:bCs w:val="1"/>
                <w:i w:val="1"/>
                <w:iCs w:val="1"/>
                <w:sz w:val="24"/>
                <w:szCs w:val="24"/>
                <w:rPrChange w:author="Sachin Kumbhar" w:date="2026-09-04T11:17:00Z" w16du:dateUtc="2026-09-04T05:47:00Z" w:id="135311132">
                  <w:rPr>
                    <w:sz w:val="24"/>
                    <w:szCs w:val="24"/>
                  </w:rPr>
                </w:rPrChange>
              </w:rPr>
              <w:t>Refer attachment No.</w:t>
            </w:r>
            <w:ins w:author="Sachin Kumbhar" w:date="2026-09-04T11:16:00Z" w16du:dateUtc="2026-09-04T05:46:00Z" w:id="1986347700">
              <w:r w:rsidRPr="257A5F30" w:rsidR="008B2570">
                <w:rPr>
                  <w:b w:val="1"/>
                  <w:bCs w:val="1"/>
                  <w:i w:val="1"/>
                  <w:iCs w:val="1"/>
                  <w:sz w:val="24"/>
                  <w:szCs w:val="24"/>
                  <w:rPrChange w:author="Sachin Kumbhar" w:date="2026-09-04T11:17:00Z" w16du:dateUtc="2026-09-04T05:47:00Z" w:id="1678911767">
                    <w:rPr>
                      <w:sz w:val="24"/>
                      <w:szCs w:val="24"/>
                    </w:rPr>
                  </w:rPrChange>
                </w:rPr>
                <w:t>1</w:t>
              </w:r>
            </w:ins>
            <w:del w:author="Sachin Kumbhar" w:date="2026-09-04T11:16:00Z" w16du:dateUtc="2026-09-04T05:46:00Z" w:id="1131561061">
              <w:r w:rsidRPr="257A5F30" w:rsidDel="00243EA2">
                <w:rPr>
                  <w:b w:val="1"/>
                  <w:bCs w:val="1"/>
                  <w:i w:val="1"/>
                  <w:iCs w:val="1"/>
                  <w:sz w:val="24"/>
                  <w:szCs w:val="24"/>
                  <w:rPrChange w:author="Sachin Kumbhar" w:date="2026-09-04T11:17:00Z" w16du:dateUtc="2026-09-04T05:47:00Z" w:id="2115136402">
                    <w:rPr>
                      <w:sz w:val="24"/>
                      <w:szCs w:val="24"/>
                    </w:rPr>
                  </w:rPrChange>
                </w:rPr>
                <w:delText>2</w:delText>
              </w:r>
            </w:del>
            <w:r w:rsidRPr="257A5F30" w:rsidR="00243EA2">
              <w:rPr>
                <w:b w:val="1"/>
                <w:bCs w:val="1"/>
                <w:i w:val="1"/>
                <w:iCs w:val="1"/>
                <w:sz w:val="24"/>
                <w:szCs w:val="24"/>
                <w:rPrChange w:author="Sachin Kumbhar" w:date="2026-09-04T11:17:00Z" w16du:dateUtc="2026-09-04T05:47:00Z" w:id="1235378950">
                  <w:rPr>
                    <w:sz w:val="24"/>
                    <w:szCs w:val="24"/>
                  </w:rPr>
                </w:rPrChange>
              </w:rPr>
              <w:t xml:space="preserve"> </w:t>
            </w:r>
            <w:r w:rsidRPr="257A5F30" w:rsidR="00243EA2">
              <w:rPr>
                <w:b w:val="1"/>
                <w:bCs w:val="1"/>
                <w:i w:val="1"/>
                <w:iCs w:val="1"/>
                <w:sz w:val="24"/>
                <w:szCs w:val="24"/>
                <w:rPrChange w:author="Sachin Kumbhar" w:date="2026-09-04T11:17:00Z" w16du:dateUtc="2026-09-04T05:47:00Z" w:id="385607003">
                  <w:rPr>
                    <w:sz w:val="24"/>
                    <w:szCs w:val="24"/>
                  </w:rPr>
                </w:rPrChange>
              </w:rPr>
              <w:t>Lyophilizer</w:t>
            </w:r>
            <w:r w:rsidRPr="257A5F30" w:rsidR="00243EA2">
              <w:rPr>
                <w:b w:val="1"/>
                <w:bCs w:val="1"/>
                <w:i w:val="1"/>
                <w:iCs w:val="1"/>
                <w:sz w:val="24"/>
                <w:szCs w:val="24"/>
                <w:rPrChange w:author="Sachin Kumbhar" w:date="2026-09-04T11:17:00Z" w16du:dateUtc="2026-09-04T05:47:00Z" w:id="1929313242">
                  <w:rPr>
                    <w:sz w:val="24"/>
                    <w:szCs w:val="24"/>
                  </w:rPr>
                </w:rPrChange>
              </w:rPr>
              <w:t xml:space="preserve"> Report</w:t>
            </w:r>
          </w:p>
          <w:p w:rsidRPr="008B2570" w:rsidR="00D90F21" w:rsidP="257A5F30" w:rsidRDefault="00D90F21" w14:paraId="31AA6400" w14:textId="345B8F4B">
            <w:pPr>
              <w:numPr>
                <w:ilvl w:val="0"/>
                <w:numId w:val="12"/>
              </w:numPr>
              <w:spacing w:before="60" w:line="256" w:lineRule="auto"/>
              <w:jc w:val="both"/>
              <w:rPr>
                <w:b w:val="1"/>
                <w:bCs w:val="1"/>
                <w:i w:val="1"/>
                <w:iCs w:val="1"/>
                <w:sz w:val="24"/>
                <w:szCs w:val="24"/>
                <w:rPrChange w:author="Sachin Kumbhar" w:date="2026-09-04T11:17:00Z" w16du:dateUtc="2026-09-04T05:47:00Z" w:id="1854843096">
                  <w:rPr>
                    <w:sz w:val="24"/>
                    <w:szCs w:val="24"/>
                  </w:rPr>
                </w:rPrChange>
              </w:rPr>
            </w:pPr>
            <w:r w:rsidRPr="257A5F30" w:rsidR="00D90F21">
              <w:rPr>
                <w:b w:val="1"/>
                <w:bCs w:val="1"/>
                <w:sz w:val="24"/>
                <w:szCs w:val="24"/>
              </w:rPr>
              <w:t xml:space="preserve">Chamber leakage or gasket </w:t>
            </w:r>
            <w:r w:rsidRPr="257A5F30" w:rsidR="00C07BAD">
              <w:rPr>
                <w:b w:val="1"/>
                <w:bCs w:val="1"/>
                <w:sz w:val="24"/>
                <w:szCs w:val="24"/>
              </w:rPr>
              <w:t>failure</w:t>
            </w:r>
            <w:r w:rsidRPr="257A5F30" w:rsidR="00C07BAD">
              <w:rPr>
                <w:b w:val="1"/>
                <w:bCs w:val="1"/>
                <w:sz w:val="24"/>
                <w:szCs w:val="24"/>
              </w:rPr>
              <w:t>:</w:t>
            </w:r>
            <w:r w:rsidR="00C07BAD">
              <w:rPr/>
              <w:t xml:space="preserve"> </w:t>
            </w:r>
            <w:r w:rsidRPr="257A5F30" w:rsidR="00C07BAD">
              <w:rPr>
                <w:sz w:val="24"/>
                <w:szCs w:val="24"/>
              </w:rPr>
              <w:t xml:space="preserve">Vacuum stabilized and remained within specification after adjustment. No </w:t>
            </w:r>
            <w:r w:rsidRPr="257A5F30" w:rsidR="00C07BAD">
              <w:rPr>
                <w:sz w:val="24"/>
                <w:szCs w:val="24"/>
              </w:rPr>
              <w:t>indication</w:t>
            </w:r>
            <w:r w:rsidRPr="257A5F30" w:rsidR="00C07BAD">
              <w:rPr>
                <w:sz w:val="24"/>
                <w:szCs w:val="24"/>
              </w:rPr>
              <w:t xml:space="preserve"> of continuous pressure rise or inability to </w:t>
            </w:r>
            <w:r w:rsidRPr="257A5F30" w:rsidR="00C07BAD">
              <w:rPr>
                <w:sz w:val="24"/>
                <w:szCs w:val="24"/>
              </w:rPr>
              <w:t>maintain</w:t>
            </w:r>
            <w:r w:rsidRPr="257A5F30" w:rsidR="00C07BAD">
              <w:rPr>
                <w:sz w:val="24"/>
                <w:szCs w:val="24"/>
              </w:rPr>
              <w:t xml:space="preserve"> vacuum was </w:t>
            </w:r>
            <w:r w:rsidRPr="257A5F30" w:rsidR="00A0493C">
              <w:rPr>
                <w:sz w:val="24"/>
                <w:szCs w:val="24"/>
              </w:rPr>
              <w:t>observed</w:t>
            </w:r>
            <w:r w:rsidRPr="257A5F30" w:rsidR="00A0493C">
              <w:rPr>
                <w:sz w:val="24"/>
                <w:szCs w:val="24"/>
              </w:rPr>
              <w:t>.</w:t>
            </w:r>
            <w:r w:rsidRPr="257A5F30" w:rsidR="00BB50DF">
              <w:rPr>
                <w:sz w:val="24"/>
                <w:szCs w:val="24"/>
              </w:rPr>
              <w:t xml:space="preserve"> Hence</w:t>
            </w:r>
            <w:ins w:author="Aleksandar Cvetkovic" w:date="2026-09-15T12:17:47.488Z" w16du:dateUtc="2026-09-15T12:17:47.488Z" w:id="418937454">
              <w:r w:rsidRPr="257A5F30" w:rsidR="7B1CDF55">
                <w:rPr>
                  <w:sz w:val="24"/>
                  <w:szCs w:val="24"/>
                </w:rPr>
                <w:t>, the</w:t>
              </w:r>
            </w:ins>
            <w:r w:rsidRPr="257A5F30" w:rsidR="00BB50DF">
              <w:rPr>
                <w:sz w:val="24"/>
                <w:szCs w:val="24"/>
              </w:rPr>
              <w:t xml:space="preserve"> cause</w:t>
            </w:r>
            <w:r w:rsidRPr="257A5F30" w:rsidR="00BB50DF">
              <w:rPr>
                <w:sz w:val="24"/>
                <w:szCs w:val="24"/>
              </w:rPr>
              <w:t xml:space="preserve"> of </w:t>
            </w:r>
            <w:r w:rsidRPr="257A5F30" w:rsidR="00BB50DF">
              <w:rPr>
                <w:sz w:val="24"/>
                <w:szCs w:val="24"/>
              </w:rPr>
              <w:t>Chamber leakage or gasket failure ruled out.</w:t>
            </w:r>
            <w:r w:rsidRPr="257A5F30" w:rsidR="00243EA2">
              <w:rPr>
                <w:sz w:val="24"/>
                <w:szCs w:val="24"/>
              </w:rPr>
              <w:t xml:space="preserve"> </w:t>
            </w:r>
            <w:r w:rsidRPr="257A5F30" w:rsidR="00243EA2">
              <w:rPr>
                <w:b w:val="1"/>
                <w:bCs w:val="1"/>
                <w:i w:val="1"/>
                <w:iCs w:val="1"/>
                <w:sz w:val="24"/>
                <w:szCs w:val="24"/>
                <w:rPrChange w:author="Sachin Kumbhar" w:date="2026-09-04T11:17:00Z" w16du:dateUtc="2026-09-04T05:47:00Z" w:id="2033669987">
                  <w:rPr>
                    <w:sz w:val="24"/>
                    <w:szCs w:val="24"/>
                  </w:rPr>
                </w:rPrChange>
              </w:rPr>
              <w:t>Refer attachment No.</w:t>
            </w:r>
            <w:ins w:author="Sachin Kumbhar" w:date="2026-09-04T11:17:00Z" w16du:dateUtc="2026-09-04T05:47:00Z" w:id="1710085968">
              <w:r w:rsidRPr="257A5F30" w:rsidR="008B2570">
                <w:rPr>
                  <w:b w:val="1"/>
                  <w:bCs w:val="1"/>
                  <w:i w:val="1"/>
                  <w:iCs w:val="1"/>
                  <w:sz w:val="24"/>
                  <w:szCs w:val="24"/>
                </w:rPr>
                <w:t>1</w:t>
              </w:r>
            </w:ins>
            <w:del w:author="Sachin Kumbhar" w:date="2026-09-04T11:17:00Z" w16du:dateUtc="2026-09-04T05:47:00Z" w:id="1477351947">
              <w:r w:rsidRPr="257A5F30" w:rsidDel="00243EA2">
                <w:rPr>
                  <w:b w:val="1"/>
                  <w:bCs w:val="1"/>
                  <w:i w:val="1"/>
                  <w:iCs w:val="1"/>
                  <w:sz w:val="24"/>
                  <w:szCs w:val="24"/>
                  <w:rPrChange w:author="Sachin Kumbhar" w:date="2026-09-04T11:17:00Z" w16du:dateUtc="2026-09-04T05:47:00Z" w:id="1902985613">
                    <w:rPr>
                      <w:sz w:val="24"/>
                      <w:szCs w:val="24"/>
                    </w:rPr>
                  </w:rPrChange>
                </w:rPr>
                <w:delText>2</w:delText>
              </w:r>
            </w:del>
            <w:r w:rsidRPr="257A5F30" w:rsidR="00243EA2">
              <w:rPr>
                <w:b w:val="1"/>
                <w:bCs w:val="1"/>
                <w:i w:val="1"/>
                <w:iCs w:val="1"/>
                <w:sz w:val="24"/>
                <w:szCs w:val="24"/>
                <w:rPrChange w:author="Sachin Kumbhar" w:date="2026-09-04T11:17:00Z" w16du:dateUtc="2026-09-04T05:47:00Z" w:id="699226609">
                  <w:rPr>
                    <w:sz w:val="24"/>
                    <w:szCs w:val="24"/>
                  </w:rPr>
                </w:rPrChange>
              </w:rPr>
              <w:t xml:space="preserve"> </w:t>
            </w:r>
            <w:r w:rsidRPr="257A5F30" w:rsidR="00243EA2">
              <w:rPr>
                <w:b w:val="1"/>
                <w:bCs w:val="1"/>
                <w:i w:val="1"/>
                <w:iCs w:val="1"/>
                <w:sz w:val="24"/>
                <w:szCs w:val="24"/>
                <w:rPrChange w:author="Sachin Kumbhar" w:date="2026-09-04T11:17:00Z" w16du:dateUtc="2026-09-04T05:47:00Z" w:id="1271126161">
                  <w:rPr>
                    <w:sz w:val="24"/>
                    <w:szCs w:val="24"/>
                  </w:rPr>
                </w:rPrChange>
              </w:rPr>
              <w:t>Lyophilizer</w:t>
            </w:r>
            <w:r w:rsidRPr="257A5F30" w:rsidR="00243EA2">
              <w:rPr>
                <w:b w:val="1"/>
                <w:bCs w:val="1"/>
                <w:i w:val="1"/>
                <w:iCs w:val="1"/>
                <w:sz w:val="24"/>
                <w:szCs w:val="24"/>
                <w:rPrChange w:author="Sachin Kumbhar" w:date="2026-09-04T11:17:00Z" w16du:dateUtc="2026-09-04T05:47:00Z" w:id="1571875597">
                  <w:rPr>
                    <w:sz w:val="24"/>
                    <w:szCs w:val="24"/>
                  </w:rPr>
                </w:rPrChange>
              </w:rPr>
              <w:t xml:space="preserve"> Report</w:t>
            </w:r>
          </w:p>
          <w:p w:rsidRPr="0024180A" w:rsidR="00C07BAD" w:rsidP="410C70F7" w:rsidRDefault="00C07BAD" w14:paraId="0EEF368C" w14:textId="5E204300">
            <w:pPr>
              <w:numPr>
                <w:ilvl w:val="0"/>
                <w:numId w:val="12"/>
              </w:numPr>
              <w:spacing w:before="60" w:line="256" w:lineRule="auto"/>
              <w:jc w:val="both"/>
              <w:rPr>
                <w:b/>
                <w:bCs/>
                <w:i/>
                <w:iCs/>
                <w:sz w:val="24"/>
                <w:szCs w:val="24"/>
                <w:rPrChange w:author="Sachin Kumbhar" w:date="2026-09-04T11:10:00Z" w16du:dateUtc="2026-09-04T05:40:00Z" w:id="34">
                  <w:rPr>
                    <w:sz w:val="24"/>
                    <w:szCs w:val="24"/>
                  </w:rPr>
                </w:rPrChange>
              </w:rPr>
            </w:pPr>
            <w:r w:rsidRPr="410C70F7">
              <w:rPr>
                <w:b/>
                <w:bCs/>
                <w:sz w:val="24"/>
                <w:szCs w:val="24"/>
              </w:rPr>
              <w:t>Vacuum sensor/transmitter malfunction:</w:t>
            </w:r>
            <w:r>
              <w:t xml:space="preserve"> </w:t>
            </w:r>
            <w:r w:rsidRPr="410C70F7">
              <w:rPr>
                <w:sz w:val="24"/>
                <w:szCs w:val="24"/>
              </w:rPr>
              <w:t>Instrument performance and pressure trend reviewed,</w:t>
            </w:r>
            <w:r>
              <w:t xml:space="preserve"> </w:t>
            </w:r>
            <w:r w:rsidRPr="410C70F7">
              <w:rPr>
                <w:sz w:val="24"/>
                <w:szCs w:val="24"/>
              </w:rPr>
              <w:t>Vacuum readings changed proportionally with valve adjustment and reflected actual process conditions</w:t>
            </w:r>
            <w:r w:rsidRPr="410C70F7" w:rsidR="00EA6F17">
              <w:rPr>
                <w:sz w:val="24"/>
                <w:szCs w:val="24"/>
              </w:rPr>
              <w:t xml:space="preserve"> also calibration</w:t>
            </w:r>
            <w:ins w:author="Sachin Kumbhar" w:date="2026-09-04T11:09:00Z" w16du:dateUtc="2026-09-04T05:39:00Z" w:id="35">
              <w:r w:rsidRPr="410C70F7" w:rsidR="0024180A">
                <w:rPr>
                  <w:sz w:val="24"/>
                  <w:szCs w:val="24"/>
                </w:rPr>
                <w:t xml:space="preserve"> status</w:t>
              </w:r>
            </w:ins>
            <w:r w:rsidRPr="410C70F7" w:rsidR="00EA6F17">
              <w:rPr>
                <w:sz w:val="24"/>
                <w:szCs w:val="24"/>
              </w:rPr>
              <w:t xml:space="preserve"> of vacuum </w:t>
            </w:r>
            <w:ins w:author="Sachin Kumbhar" w:date="2026-09-04T11:09:00Z" w16du:dateUtc="2026-09-04T05:39:00Z" w:id="36">
              <w:r w:rsidRPr="410C70F7" w:rsidR="0024180A">
                <w:rPr>
                  <w:sz w:val="24"/>
                  <w:szCs w:val="24"/>
                </w:rPr>
                <w:t xml:space="preserve">transmitter has been verified and found within the acceptance criteria </w:t>
              </w:r>
            </w:ins>
            <w:del w:author="Sachin Kumbhar" w:date="2026-09-04T11:08:00Z" w16du:dateUtc="2026-09-04T05:38:00Z" w:id="37">
              <w:r w:rsidRPr="410C70F7" w:rsidDel="00EA6F17">
                <w:rPr>
                  <w:sz w:val="24"/>
                  <w:szCs w:val="24"/>
                </w:rPr>
                <w:delText>sensor</w:delText>
              </w:r>
            </w:del>
            <w:r w:rsidRPr="410C70F7">
              <w:rPr>
                <w:sz w:val="24"/>
                <w:szCs w:val="24"/>
              </w:rPr>
              <w:t xml:space="preserve">. </w:t>
            </w:r>
            <w:commentRangeStart w:id="38"/>
            <w:commentRangeStart w:id="39"/>
            <w:r w:rsidRPr="410C70F7">
              <w:rPr>
                <w:sz w:val="24"/>
                <w:szCs w:val="24"/>
              </w:rPr>
              <w:t>No abnormal sensor behavior was observed.</w:t>
            </w:r>
            <w:r w:rsidRPr="410C70F7" w:rsidR="00BB50DF">
              <w:rPr>
                <w:sz w:val="24"/>
                <w:szCs w:val="24"/>
              </w:rPr>
              <w:t xml:space="preserve"> Hence</w:t>
            </w:r>
            <w:ins w:author="Aleksandar Cvetkovic" w:date="2026-09-04T13:32:00Z" w16du:dateUtc="2026-09-04T13:32:13Z" w:id="40">
              <w:r w:rsidRPr="410C70F7" w:rsidR="29836F4A">
                <w:rPr>
                  <w:sz w:val="24"/>
                  <w:szCs w:val="24"/>
                </w:rPr>
                <w:t>, the</w:t>
              </w:r>
            </w:ins>
            <w:r w:rsidRPr="410C70F7" w:rsidR="00BB50DF">
              <w:rPr>
                <w:sz w:val="24"/>
                <w:szCs w:val="24"/>
              </w:rPr>
              <w:t xml:space="preserve"> cause of Vacuum sensor/transmitter malfunction is ruled out.</w:t>
            </w:r>
            <w:commentRangeEnd w:id="38"/>
            <w:r w:rsidRPr="410C70F7">
              <w:rPr>
                <w:rStyle w:val="CommentReference"/>
                <w:sz w:val="24"/>
                <w:szCs w:val="24"/>
              </w:rPr>
              <w:commentReference w:id="38"/>
            </w:r>
            <w:commentRangeEnd w:id="39"/>
            <w:r>
              <w:rPr>
                <w:rStyle w:val="CommentReference"/>
              </w:rPr>
              <w:commentReference w:id="39"/>
            </w:r>
            <w:r w:rsidRPr="410C70F7" w:rsidR="00243EA2">
              <w:rPr>
                <w:sz w:val="24"/>
                <w:szCs w:val="24"/>
              </w:rPr>
              <w:t xml:space="preserve"> </w:t>
            </w:r>
            <w:r w:rsidRPr="410C70F7" w:rsidR="00243EA2">
              <w:rPr>
                <w:b/>
                <w:bCs/>
                <w:i/>
                <w:iCs/>
                <w:sz w:val="24"/>
                <w:szCs w:val="24"/>
                <w:rPrChange w:author="Sachin Kumbhar" w:date="2026-09-04T11:10:00Z" w16du:dateUtc="2026-09-04T05:40:00Z" w:id="41">
                  <w:rPr>
                    <w:sz w:val="24"/>
                    <w:szCs w:val="24"/>
                  </w:rPr>
                </w:rPrChange>
              </w:rPr>
              <w:t xml:space="preserve">Refer attachment No.2 </w:t>
            </w:r>
            <w:r w:rsidRPr="410C70F7" w:rsidR="004B00BC">
              <w:rPr>
                <w:b/>
                <w:bCs/>
                <w:i/>
                <w:iCs/>
                <w:sz w:val="24"/>
                <w:szCs w:val="24"/>
                <w:rPrChange w:author="Sachin Kumbhar" w:date="2026-09-04T11:10:00Z" w16du:dateUtc="2026-09-04T05:40:00Z" w:id="42">
                  <w:rPr>
                    <w:sz w:val="24"/>
                    <w:szCs w:val="24"/>
                  </w:rPr>
                </w:rPrChange>
              </w:rPr>
              <w:t>Calibration Certificates of Vacuum Transmitter (</w:t>
            </w:r>
            <w:r w:rsidRPr="410C70F7" w:rsidR="004B41C5">
              <w:rPr>
                <w:b/>
                <w:bCs/>
                <w:i/>
                <w:iCs/>
                <w:sz w:val="24"/>
                <w:szCs w:val="24"/>
                <w:rPrChange w:author="Sachin Kumbhar" w:date="2026-09-04T11:10:00Z" w16du:dateUtc="2026-09-04T05:40:00Z" w:id="43">
                  <w:rPr>
                    <w:sz w:val="24"/>
                    <w:szCs w:val="24"/>
                  </w:rPr>
                </w:rPrChange>
              </w:rPr>
              <w:t>PE-0251</w:t>
            </w:r>
            <w:r w:rsidRPr="410C70F7" w:rsidR="004B00BC">
              <w:rPr>
                <w:b/>
                <w:bCs/>
                <w:i/>
                <w:iCs/>
                <w:sz w:val="24"/>
                <w:szCs w:val="24"/>
                <w:rPrChange w:author="Sachin Kumbhar" w:date="2026-09-04T11:10:00Z" w16du:dateUtc="2026-09-04T05:40:00Z" w:id="44">
                  <w:rPr>
                    <w:sz w:val="24"/>
                    <w:szCs w:val="24"/>
                  </w:rPr>
                </w:rPrChange>
              </w:rPr>
              <w:t>).</w:t>
            </w:r>
          </w:p>
          <w:p w:rsidR="00BF2CC2" w:rsidP="000D7C9F" w:rsidRDefault="00BF2CC2" w14:paraId="17111888" w14:textId="2CE41EDC">
            <w:pPr>
              <w:numPr>
                <w:ilvl w:val="0"/>
                <w:numId w:val="12"/>
              </w:numPr>
              <w:spacing w:before="60" w:line="256" w:lineRule="auto"/>
              <w:jc w:val="both"/>
              <w:rPr>
                <w:sz w:val="24"/>
                <w:szCs w:val="24"/>
              </w:rPr>
            </w:pPr>
            <w:r w:rsidRPr="00BF2CC2">
              <w:rPr>
                <w:b/>
                <w:bCs/>
                <w:sz w:val="24"/>
                <w:szCs w:val="24"/>
              </w:rPr>
              <w:t xml:space="preserve">Manual adjustment sensitivity of needle </w:t>
            </w:r>
            <w:r w:rsidRPr="00BF2CC2" w:rsidR="004C68DE">
              <w:rPr>
                <w:b/>
                <w:bCs/>
                <w:sz w:val="24"/>
                <w:szCs w:val="24"/>
              </w:rPr>
              <w:t>valve</w:t>
            </w:r>
            <w:r w:rsidR="004C68DE">
              <w:rPr>
                <w:b/>
                <w:bCs/>
                <w:sz w:val="24"/>
                <w:szCs w:val="24"/>
              </w:rPr>
              <w:t>:</w:t>
            </w:r>
            <w:r w:rsidRPr="00BF2CC2">
              <w:t xml:space="preserve"> </w:t>
            </w:r>
            <w:r w:rsidRPr="004C68DE">
              <w:rPr>
                <w:sz w:val="24"/>
                <w:szCs w:val="24"/>
              </w:rPr>
              <w:t>Event timeline and vacuum trend reviewed</w:t>
            </w:r>
            <w:r w:rsidRPr="004C68DE" w:rsidR="004C68DE">
              <w:rPr>
                <w:sz w:val="24"/>
                <w:szCs w:val="24"/>
              </w:rPr>
              <w:t>,</w:t>
            </w:r>
            <w:r w:rsidRPr="004C68DE" w:rsidR="004C68DE">
              <w:t xml:space="preserve"> </w:t>
            </w:r>
            <w:r w:rsidRPr="004C68DE" w:rsidR="004C68DE">
              <w:rPr>
                <w:sz w:val="24"/>
                <w:szCs w:val="24"/>
              </w:rPr>
              <w:t xml:space="preserve">Needle valve was observed in a partially open position. Due to the </w:t>
            </w:r>
            <w:r w:rsidRPr="004C68DE" w:rsidR="00A0493C">
              <w:rPr>
                <w:sz w:val="24"/>
                <w:szCs w:val="24"/>
              </w:rPr>
              <w:t>extremely sensitive</w:t>
            </w:r>
            <w:r w:rsidRPr="004C68DE" w:rsidR="004C68DE">
              <w:rPr>
                <w:sz w:val="24"/>
                <w:szCs w:val="24"/>
              </w:rPr>
              <w:t xml:space="preserve"> nature of manual needle valve adjustment and the requirement for fine positioning, a stabilization period was required before achieving the target vacuum range. During this period, vacuum temporarily decreased to </w:t>
            </w:r>
            <w:r w:rsidR="00D37875">
              <w:rPr>
                <w:sz w:val="24"/>
                <w:szCs w:val="24"/>
              </w:rPr>
              <w:t>192.40</w:t>
            </w:r>
            <w:r w:rsidRPr="004C68DE" w:rsidR="004C68DE">
              <w:rPr>
                <w:sz w:val="24"/>
                <w:szCs w:val="24"/>
              </w:rPr>
              <w:t xml:space="preserve"> µbar.</w:t>
            </w:r>
            <w:r w:rsidR="004C68DE">
              <w:rPr>
                <w:sz w:val="24"/>
                <w:szCs w:val="24"/>
              </w:rPr>
              <w:t xml:space="preserve"> </w:t>
            </w:r>
            <w:r w:rsidR="00B06A61">
              <w:rPr>
                <w:sz w:val="24"/>
                <w:szCs w:val="24"/>
              </w:rPr>
              <w:t xml:space="preserve">Hence this </w:t>
            </w:r>
            <w:r w:rsidR="004C68DE">
              <w:rPr>
                <w:sz w:val="24"/>
                <w:szCs w:val="24"/>
              </w:rPr>
              <w:t>Contributing factor identified</w:t>
            </w:r>
            <w:r w:rsidR="00B06A61">
              <w:rPr>
                <w:sz w:val="24"/>
                <w:szCs w:val="24"/>
              </w:rPr>
              <w:t>.</w:t>
            </w:r>
          </w:p>
          <w:p w:rsidRPr="004D63BF" w:rsidR="004C68DE" w:rsidP="000D7C9F" w:rsidRDefault="004C68DE" w14:paraId="7C3C65BD" w14:textId="1772730C">
            <w:pPr>
              <w:numPr>
                <w:ilvl w:val="0"/>
                <w:numId w:val="12"/>
              </w:numPr>
              <w:spacing w:before="60" w:line="256" w:lineRule="auto"/>
              <w:jc w:val="both"/>
              <w:rPr>
                <w:b/>
                <w:bCs/>
                <w:i/>
                <w:iCs/>
                <w:sz w:val="24"/>
                <w:szCs w:val="24"/>
                <w:rPrChange w:author="Sachin Kumbhar" w:date="2026-09-04T11:18:00Z" w16du:dateUtc="2026-09-04T05:48:00Z" w:id="45">
                  <w:rPr>
                    <w:sz w:val="24"/>
                    <w:szCs w:val="24"/>
                  </w:rPr>
                </w:rPrChange>
              </w:rPr>
            </w:pPr>
            <w:r w:rsidRPr="004C68DE">
              <w:rPr>
                <w:b/>
                <w:bCs/>
                <w:sz w:val="24"/>
                <w:szCs w:val="24"/>
              </w:rPr>
              <w:t>Delay in achieving equilibrium after manual intervention:</w:t>
            </w:r>
            <w:r w:rsidRPr="004C68DE">
              <w:t xml:space="preserve"> </w:t>
            </w:r>
            <w:r w:rsidRPr="004C68DE">
              <w:rPr>
                <w:sz w:val="24"/>
                <w:szCs w:val="24"/>
              </w:rPr>
              <w:t>Process trend reviewed before and after adjustment.</w:t>
            </w:r>
            <w:r w:rsidRPr="004C68DE">
              <w:t xml:space="preserve"> </w:t>
            </w:r>
            <w:r w:rsidRPr="004C68DE">
              <w:rPr>
                <w:sz w:val="24"/>
                <w:szCs w:val="24"/>
              </w:rPr>
              <w:t>Following adjustment, vacuum gradually stabilized within the specified range and remained stable thereafter. This indicates a transient stabilization delay rather than equipment failure</w:t>
            </w:r>
            <w:r w:rsidR="00E628B0">
              <w:rPr>
                <w:sz w:val="24"/>
                <w:szCs w:val="24"/>
              </w:rPr>
              <w:t>.</w:t>
            </w:r>
            <w:r w:rsidR="00B06A61">
              <w:rPr>
                <w:sz w:val="24"/>
                <w:szCs w:val="24"/>
              </w:rPr>
              <w:t xml:space="preserve"> Hence</w:t>
            </w:r>
            <w:r>
              <w:rPr>
                <w:sz w:val="24"/>
                <w:szCs w:val="24"/>
              </w:rPr>
              <w:t xml:space="preserve"> Contributing factor </w:t>
            </w:r>
            <w:del w:author="Sachin Kumbhar" w:date="2026-09-04T11:18:00Z" w16du:dateUtc="2026-09-04T05:48:00Z" w:id="46">
              <w:r w:rsidDel="004D63BF">
                <w:rPr>
                  <w:sz w:val="24"/>
                  <w:szCs w:val="24"/>
                </w:rPr>
                <w:delText>identified</w:delText>
              </w:r>
              <w:r w:rsidDel="004D63BF" w:rsidR="00B06A61">
                <w:rPr>
                  <w:sz w:val="24"/>
                  <w:szCs w:val="24"/>
                </w:rPr>
                <w:delText>.</w:delText>
              </w:r>
            </w:del>
            <w:ins w:author="Sachin Kumbhar" w:date="2026-09-04T11:18:00Z" w16du:dateUtc="2026-09-04T05:48:00Z" w:id="47">
              <w:r w:rsidR="004D63BF">
                <w:rPr>
                  <w:sz w:val="24"/>
                  <w:szCs w:val="24"/>
                </w:rPr>
                <w:t>identified.</w:t>
              </w:r>
              <w:r w:rsidRPr="004D63BF" w:rsidR="004D63BF">
                <w:rPr>
                  <w:b/>
                  <w:bCs/>
                  <w:i/>
                  <w:iCs/>
                  <w:sz w:val="24"/>
                  <w:szCs w:val="24"/>
                </w:rPr>
                <w:t xml:space="preserve"> Refer</w:t>
              </w:r>
            </w:ins>
            <w:ins w:author="Sachin Kumbhar" w:date="2026-09-04T11:17:00Z" w16du:dateUtc="2026-09-04T05:47:00Z" w:id="48">
              <w:r w:rsidRPr="004D63BF" w:rsidR="004D63BF">
                <w:rPr>
                  <w:b/>
                  <w:bCs/>
                  <w:i/>
                  <w:iCs/>
                  <w:sz w:val="24"/>
                  <w:szCs w:val="24"/>
                  <w:rPrChange w:author="Sachin Kumbhar" w:date="2026-09-04T11:18:00Z" w16du:dateUtc="2026-09-04T05:48:00Z" w:id="49">
                    <w:rPr>
                      <w:sz w:val="24"/>
                      <w:szCs w:val="24"/>
                    </w:rPr>
                  </w:rPrChange>
                </w:rPr>
                <w:t xml:space="preserve"> attachment No.03 Batch</w:t>
              </w:r>
            </w:ins>
            <w:ins w:author="Sachin Kumbhar" w:date="2026-09-04T11:18:00Z" w16du:dateUtc="2026-09-04T05:48:00Z" w:id="50">
              <w:r w:rsidRPr="004D63BF" w:rsidR="004D63BF">
                <w:rPr>
                  <w:b/>
                  <w:bCs/>
                  <w:i/>
                  <w:iCs/>
                  <w:sz w:val="24"/>
                  <w:szCs w:val="24"/>
                  <w:rPrChange w:author="Sachin Kumbhar" w:date="2026-09-04T11:18:00Z" w16du:dateUtc="2026-09-04T05:48:00Z" w:id="51">
                    <w:rPr>
                      <w:sz w:val="24"/>
                      <w:szCs w:val="24"/>
                    </w:rPr>
                  </w:rPrChange>
                </w:rPr>
                <w:t xml:space="preserve"> Trend Report of RIG 25014</w:t>
              </w:r>
            </w:ins>
          </w:p>
          <w:p w:rsidR="00FE7734" w:rsidP="000D7C9F" w:rsidRDefault="007532E5" w14:paraId="3FF7D18F" w14:textId="6E97786C">
            <w:pPr>
              <w:numPr>
                <w:ilvl w:val="0"/>
                <w:numId w:val="12"/>
              </w:numPr>
              <w:spacing w:before="60" w:line="256" w:lineRule="auto"/>
              <w:jc w:val="both"/>
              <w:rPr>
                <w:sz w:val="24"/>
                <w:szCs w:val="24"/>
              </w:rPr>
            </w:pPr>
            <w:r>
              <w:rPr>
                <w:b/>
                <w:bCs/>
                <w:sz w:val="24"/>
                <w:szCs w:val="24"/>
              </w:rPr>
              <w:t>Operator</w:t>
            </w:r>
            <w:r w:rsidRPr="00FE7734" w:rsidR="00FE7734">
              <w:rPr>
                <w:b/>
                <w:bCs/>
                <w:sz w:val="24"/>
                <w:szCs w:val="24"/>
              </w:rPr>
              <w:t>-dependent manual control limitation:</w:t>
            </w:r>
            <w:r w:rsidRPr="00FE7734" w:rsidR="00FE7734">
              <w:t xml:space="preserve"> </w:t>
            </w:r>
            <w:r w:rsidRPr="00FE7734" w:rsidR="00FE7734">
              <w:rPr>
                <w:sz w:val="24"/>
                <w:szCs w:val="24"/>
              </w:rPr>
              <w:t xml:space="preserve">Vacuum regulation is performed manually through the needle valve without automatic feedback control. </w:t>
            </w:r>
            <w:r w:rsidRPr="00FE7734" w:rsidR="00A0493C">
              <w:rPr>
                <w:sz w:val="24"/>
                <w:szCs w:val="24"/>
              </w:rPr>
              <w:t>Minor changes</w:t>
            </w:r>
            <w:r w:rsidRPr="00FE7734" w:rsidR="00FE7734">
              <w:rPr>
                <w:sz w:val="24"/>
                <w:szCs w:val="24"/>
              </w:rPr>
              <w:t xml:space="preserve"> in valve position significantly affect chamber pressure, making the process operator dependent.</w:t>
            </w:r>
          </w:p>
          <w:p w:rsidRPr="0071650C" w:rsidR="0071650C" w:rsidP="257A5F30" w:rsidRDefault="00FE7734" w14:paraId="00D0CFC6" w14:textId="393607C8">
            <w:pPr>
              <w:numPr>
                <w:ilvl w:val="0"/>
                <w:numId w:val="12"/>
              </w:numPr>
              <w:spacing w:before="60" w:line="256" w:lineRule="auto"/>
              <w:jc w:val="both"/>
              <w:rPr>
                <w:sz w:val="24"/>
                <w:szCs w:val="24"/>
                <w:lang w:val="en-IN"/>
              </w:rPr>
            </w:pPr>
            <w:r w:rsidRPr="257A5F30" w:rsidR="00FE7734">
              <w:rPr>
                <w:sz w:val="24"/>
                <w:szCs w:val="24"/>
              </w:rPr>
              <w:t xml:space="preserve">The probable root cause of the event was the operator-dependent manual adjustment of the vacuum control needle valve. </w:t>
            </w:r>
            <w:r w:rsidRPr="257A5F30" w:rsidR="0071650C">
              <w:rPr>
                <w:sz w:val="24"/>
                <w:szCs w:val="24"/>
              </w:rPr>
              <w:t>Also</w:t>
            </w:r>
            <w:ins w:author="Aleksandar Cvetkovic" w:date="2026-09-15T12:18:04.977Z" w16du:dateUtc="2026-09-15T12:18:04.977Z" w:id="1852932489">
              <w:r w:rsidRPr="257A5F30" w:rsidR="42C301B9">
                <w:rPr>
                  <w:sz w:val="24"/>
                  <w:szCs w:val="24"/>
                </w:rPr>
                <w:t>,</w:t>
              </w:r>
            </w:ins>
            <w:r w:rsidRPr="257A5F30" w:rsidR="0071650C">
              <w:rPr>
                <w:sz w:val="24"/>
                <w:szCs w:val="24"/>
              </w:rPr>
              <w:t xml:space="preserve"> t</w:t>
            </w:r>
            <w:r w:rsidRPr="257A5F30" w:rsidR="0071650C">
              <w:rPr>
                <w:sz w:val="24"/>
                <w:szCs w:val="24"/>
                <w:lang w:val="en-IN"/>
              </w:rPr>
              <w:t xml:space="preserve">he needle valve setting is dependent on the sublimation rate and the nitrogen supply pressure. Since both parameters vary during the lyophilization process, a fixed needle valve position cannot be </w:t>
            </w:r>
            <w:r w:rsidRPr="257A5F30" w:rsidR="0071650C">
              <w:rPr>
                <w:sz w:val="24"/>
                <w:szCs w:val="24"/>
                <w:lang w:val="en-IN"/>
              </w:rPr>
              <w:t>established</w:t>
            </w:r>
            <w:r w:rsidRPr="257A5F30" w:rsidR="0071650C">
              <w:rPr>
                <w:sz w:val="24"/>
                <w:szCs w:val="24"/>
                <w:lang w:val="en-IN"/>
              </w:rPr>
              <w:t>.</w:t>
            </w:r>
          </w:p>
          <w:p w:rsidRPr="00B06A61" w:rsidR="00A977AF" w:rsidP="000D7C9F" w:rsidRDefault="00FE7734" w14:paraId="09F44092" w14:textId="43F3CCD5">
            <w:pPr>
              <w:numPr>
                <w:ilvl w:val="0"/>
                <w:numId w:val="12"/>
              </w:numPr>
              <w:spacing w:before="60" w:line="256" w:lineRule="auto"/>
              <w:jc w:val="both"/>
              <w:rPr>
                <w:sz w:val="24"/>
                <w:szCs w:val="24"/>
              </w:rPr>
            </w:pPr>
            <w:r w:rsidRPr="00FE7734">
              <w:rPr>
                <w:sz w:val="24"/>
                <w:szCs w:val="24"/>
              </w:rPr>
              <w:t xml:space="preserve">Due to the </w:t>
            </w:r>
            <w:r w:rsidRPr="00FE7734" w:rsidR="00A0493C">
              <w:rPr>
                <w:sz w:val="24"/>
                <w:szCs w:val="24"/>
              </w:rPr>
              <w:t>extremely sensitive</w:t>
            </w:r>
            <w:r w:rsidRPr="00FE7734">
              <w:rPr>
                <w:sz w:val="24"/>
                <w:szCs w:val="24"/>
              </w:rPr>
              <w:t xml:space="preserve"> nature of the needle valve and the time required for vacuum stabilization following fine manual adjustment, the chamber vacuum temporarily decreased below the specified range before equilibrium was established. No equipment or system malfunction was identified.</w:t>
            </w:r>
          </w:p>
          <w:p w:rsidRPr="002920B1" w:rsidR="003D7BA9" w:rsidP="000D7C9F" w:rsidRDefault="003D7BA9" w14:paraId="022D897E" w14:textId="26F6E48D">
            <w:pPr>
              <w:numPr>
                <w:ilvl w:val="0"/>
                <w:numId w:val="12"/>
              </w:numPr>
              <w:spacing w:before="60" w:line="256" w:lineRule="auto"/>
              <w:jc w:val="both"/>
              <w:rPr>
                <w:bCs/>
                <w:sz w:val="24"/>
                <w:szCs w:val="24"/>
              </w:rPr>
            </w:pPr>
            <w:r w:rsidRPr="002920B1">
              <w:rPr>
                <w:sz w:val="24"/>
                <w:szCs w:val="24"/>
              </w:rPr>
              <w:t xml:space="preserve">Also post completion of Batch No. RIG25014, vacuum trend was reviewed for same batch after primary drying stage, and no vacuum abnormalities were observed after primary drying till secondary drying </w:t>
            </w:r>
            <w:r>
              <w:rPr>
                <w:sz w:val="24"/>
                <w:szCs w:val="24"/>
              </w:rPr>
              <w:t xml:space="preserve">or </w:t>
            </w:r>
            <w:r w:rsidRPr="002920B1">
              <w:rPr>
                <w:sz w:val="24"/>
                <w:szCs w:val="24"/>
              </w:rPr>
              <w:t xml:space="preserve">completion </w:t>
            </w:r>
            <w:r>
              <w:rPr>
                <w:sz w:val="24"/>
                <w:szCs w:val="24"/>
              </w:rPr>
              <w:t xml:space="preserve">of batch </w:t>
            </w:r>
            <w:r w:rsidRPr="002920B1">
              <w:rPr>
                <w:sz w:val="24"/>
                <w:szCs w:val="24"/>
              </w:rPr>
              <w:t>as shown in fig.0</w:t>
            </w:r>
            <w:r w:rsidR="00B06A61">
              <w:rPr>
                <w:sz w:val="24"/>
                <w:szCs w:val="24"/>
              </w:rPr>
              <w:t>2</w:t>
            </w:r>
          </w:p>
          <w:p w:rsidRPr="002920B1" w:rsidR="003D7BA9" w:rsidP="004C32BE" w:rsidRDefault="003D7BA9" w14:paraId="7B893A9C" w14:textId="36B4CBC3">
            <w:pPr>
              <w:spacing w:before="60" w:line="256" w:lineRule="auto"/>
              <w:rPr>
                <w:bCs/>
                <w:sz w:val="24"/>
                <w:szCs w:val="24"/>
              </w:rPr>
            </w:pPr>
            <w:r w:rsidRPr="002920B1">
              <w:rPr>
                <w:noProof/>
                <w:sz w:val="24"/>
                <w:szCs w:val="24"/>
              </w:rPr>
              <mc:AlternateContent>
                <mc:Choice Requires="wps">
                  <w:drawing>
                    <wp:anchor distT="0" distB="0" distL="114300" distR="114300" simplePos="0" relativeHeight="251716608" behindDoc="0" locked="0" layoutInCell="1" allowOverlap="1" wp14:anchorId="70901F2A" wp14:editId="7B312568">
                      <wp:simplePos x="0" y="0"/>
                      <wp:positionH relativeFrom="column">
                        <wp:posOffset>1315720</wp:posOffset>
                      </wp:positionH>
                      <wp:positionV relativeFrom="paragraph">
                        <wp:posOffset>880110</wp:posOffset>
                      </wp:positionV>
                      <wp:extent cx="2258060" cy="619125"/>
                      <wp:effectExtent l="0" t="0" r="0" b="9525"/>
                      <wp:wrapNone/>
                      <wp:docPr id="174246712" name="Text Box 1"/>
                      <wp:cNvGraphicFramePr/>
                      <a:graphic xmlns:a="http://schemas.openxmlformats.org/drawingml/2006/main">
                        <a:graphicData uri="http://schemas.microsoft.com/office/word/2010/wordprocessingShape">
                          <wps:wsp>
                            <wps:cNvSpPr txBox="1"/>
                            <wps:spPr>
                              <a:xfrm>
                                <a:off x="0" y="0"/>
                                <a:ext cx="2258060" cy="619125"/>
                              </a:xfrm>
                              <a:prstGeom prst="rect">
                                <a:avLst/>
                              </a:prstGeom>
                              <a:noFill/>
                              <a:ln>
                                <a:noFill/>
                              </a:ln>
                            </wps:spPr>
                            <wps:txbx>
                              <w:txbxContent>
                                <w:p w:rsidRPr="00482985" w:rsidR="003D7BA9" w:rsidP="00482985" w:rsidRDefault="003D7BA9" w14:paraId="656367DD" w14:textId="4440EBAD">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05D8F43">
                    <v:shape id="_x0000_s1028" style="position:absolute;margin-left:103.6pt;margin-top:69.3pt;width:177.8pt;height:48.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" w14:anchorId="70901F2A">
                      <v:textbox>
                        <w:txbxContent>
                          <w:p w:rsidRPr="00482985" w:rsidR="003D7BA9" w:rsidP="00482985" w:rsidRDefault="003D7BA9" w14:paraId="0A37501D" w14:textId="4440EBAD">
                            <w:pPr>
                              <w:rPr>
                                <w:sz w:val="24"/>
                                <w:szCs w:val="24"/>
                              </w:rPr>
                            </w:pPr>
                          </w:p>
                        </w:txbxContent>
                      </v:textbox>
                    </v:shape>
                  </w:pict>
                </mc:Fallback>
              </mc:AlternateContent>
            </w:r>
          </w:p>
          <w:p w:rsidRPr="004C32BE" w:rsidR="004C32BE" w:rsidP="004C32BE" w:rsidRDefault="003D7BA9" w14:paraId="14998FA3" w14:textId="156856F7">
            <w:pPr>
              <w:spacing w:before="60" w:line="256" w:lineRule="auto"/>
              <w:ind w:left="720"/>
              <w:rPr>
                <w:bCs/>
                <w:sz w:val="24"/>
                <w:szCs w:val="24"/>
              </w:rPr>
            </w:pPr>
            <w:r w:rsidRPr="002920B1">
              <w:rPr>
                <w:bCs/>
                <w:noProof/>
                <w:sz w:val="24"/>
                <w:szCs w:val="24"/>
              </w:rPr>
              <w:drawing>
                <wp:inline distT="0" distB="0" distL="0" distR="0" wp14:anchorId="6E2A812E" wp14:editId="26704C56">
                  <wp:extent cx="5600065" cy="4314805"/>
                  <wp:effectExtent l="0" t="0" r="0" b="0"/>
                  <wp:docPr id="182720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00199" name=""/>
                          <pic:cNvPicPr/>
                        </pic:nvPicPr>
                        <pic:blipFill>
                          <a:blip r:embed="rId13"/>
                          <a:stretch>
                            <a:fillRect/>
                          </a:stretch>
                        </pic:blipFill>
                        <pic:spPr>
                          <a:xfrm>
                            <a:off x="0" y="0"/>
                            <a:ext cx="5600065" cy="4314805"/>
                          </a:xfrm>
                          <a:prstGeom prst="rect">
                            <a:avLst/>
                          </a:prstGeom>
                        </pic:spPr>
                      </pic:pic>
                    </a:graphicData>
                  </a:graphic>
                </wp:inline>
              </w:drawing>
            </w:r>
          </w:p>
          <w:p w:rsidR="00D75C9F" w:rsidP="006A2596" w:rsidRDefault="00D75C9F" w14:paraId="391A8040" w14:textId="0D193A16">
            <w:pPr>
              <w:pStyle w:val="ListParagraph"/>
              <w:spacing w:before="60" w:line="256" w:lineRule="auto"/>
              <w:jc w:val="center"/>
              <w:rPr>
                <w:b/>
                <w:sz w:val="24"/>
                <w:szCs w:val="24"/>
              </w:rPr>
            </w:pPr>
            <w:r w:rsidRPr="002920B1">
              <w:rPr>
                <w:b/>
                <w:sz w:val="24"/>
                <w:szCs w:val="24"/>
              </w:rPr>
              <w:t>Fig. 0</w:t>
            </w:r>
            <w:r>
              <w:rPr>
                <w:b/>
                <w:sz w:val="24"/>
                <w:szCs w:val="24"/>
              </w:rPr>
              <w:t>2</w:t>
            </w:r>
            <w:r w:rsidRPr="002920B1">
              <w:rPr>
                <w:b/>
                <w:sz w:val="24"/>
                <w:szCs w:val="24"/>
              </w:rPr>
              <w:t>- Vacuum Trend- Batch No RIG25014</w:t>
            </w:r>
          </w:p>
          <w:p w:rsidR="007F743E" w:rsidP="004C32BE" w:rsidRDefault="007F743E" w14:paraId="4744C1F8" w14:textId="77777777">
            <w:pPr>
              <w:spacing w:before="60" w:line="256" w:lineRule="auto"/>
              <w:rPr>
                <w:b/>
                <w:sz w:val="24"/>
                <w:szCs w:val="24"/>
              </w:rPr>
            </w:pPr>
          </w:p>
          <w:p w:rsidRPr="002C7B5D" w:rsidR="002C7B5D" w:rsidDel="004D63BF" w:rsidP="002C7B5D" w:rsidRDefault="002C7B5D" w14:paraId="1DD0C163" w14:textId="36EDD0A1">
            <w:pPr>
              <w:tabs>
                <w:tab w:val="left" w:pos="420"/>
              </w:tabs>
              <w:rPr>
                <w:del w:author="Sachin Kumbhar" w:date="2026-09-04T11:18:00Z" w16du:dateUtc="2026-09-04T05:48:00Z" w:id="52"/>
                <w:b/>
                <w:bCs/>
                <w:sz w:val="24"/>
                <w:szCs w:val="24"/>
              </w:rPr>
            </w:pPr>
            <w:del w:author="Sachin Kumbhar" w:date="2026-09-04T11:18:00Z" w16du:dateUtc="2026-09-04T05:48:00Z" w:id="53">
              <w:r w:rsidRPr="002C7B5D" w:rsidDel="004D63BF">
                <w:rPr>
                  <w:b/>
                  <w:bCs/>
                  <w:sz w:val="24"/>
                  <w:szCs w:val="24"/>
                </w:rPr>
                <w:delText>BMR Review</w:delText>
              </w:r>
            </w:del>
          </w:p>
          <w:p w:rsidRPr="004B41C5" w:rsidR="002C7B5D" w:rsidDel="004D63BF" w:rsidP="002C7B5D" w:rsidRDefault="002C7B5D" w14:paraId="6C97A218" w14:textId="541E1607">
            <w:pPr>
              <w:tabs>
                <w:tab w:val="left" w:pos="420"/>
              </w:tabs>
              <w:rPr>
                <w:del w:author="Sachin Kumbhar" w:date="2026-09-04T11:18:00Z" w16du:dateUtc="2026-09-04T05:48:00Z" w:id="54"/>
                <w:sz w:val="24"/>
                <w:szCs w:val="24"/>
              </w:rPr>
            </w:pPr>
            <w:del w:author="Sachin Kumbhar" w:date="2026-09-04T11:18:00Z" w16du:dateUtc="2026-09-04T05:48:00Z" w:id="55">
              <w:r w:rsidRPr="004B41C5" w:rsidDel="004D63BF">
                <w:rPr>
                  <w:sz w:val="24"/>
                  <w:szCs w:val="24"/>
                </w:rPr>
                <w:delText>A review of BMR-100-RIGC3-01 was performed to verify whether adequate procedural controls were available for vacuum regulation and needle-valve positioning during lyophilization.</w:delText>
              </w:r>
            </w:del>
          </w:p>
          <w:p w:rsidRPr="004B41C5" w:rsidR="002C7B5D" w:rsidDel="004D63BF" w:rsidP="002C7B5D" w:rsidRDefault="002C7B5D" w14:paraId="1032563A" w14:textId="2D7C5A81">
            <w:pPr>
              <w:tabs>
                <w:tab w:val="left" w:pos="420"/>
              </w:tabs>
              <w:rPr>
                <w:del w:author="Sachin Kumbhar" w:date="2026-09-04T11:18:00Z" w16du:dateUtc="2026-09-04T05:48:00Z" w:id="56"/>
                <w:sz w:val="24"/>
                <w:szCs w:val="24"/>
              </w:rPr>
            </w:pPr>
            <w:del w:author="Sachin Kumbhar" w:date="2026-09-04T11:18:00Z" w16du:dateUtc="2026-09-04T05:48:00Z" w:id="57">
              <w:r w:rsidRPr="004B41C5" w:rsidDel="004D63BF">
                <w:rPr>
                  <w:sz w:val="24"/>
                  <w:szCs w:val="24"/>
                </w:rPr>
                <w:delText>Review of Section 7.16.31 confirmed that specific instructions are provided for needle-valve positioning, wherein Production personnel are required to inform Engineering personnel, and Engineering personnel are required to verify and acknowledge the needle-valve position prior to execution of the relevant process step.</w:delText>
              </w:r>
            </w:del>
          </w:p>
          <w:p w:rsidRPr="004B41C5" w:rsidR="002C7B5D" w:rsidDel="004D63BF" w:rsidP="002C7B5D" w:rsidRDefault="002C7B5D" w14:paraId="7622AAEF" w14:textId="66541B7C">
            <w:pPr>
              <w:tabs>
                <w:tab w:val="left" w:pos="420"/>
              </w:tabs>
              <w:rPr>
                <w:del w:author="Sachin Kumbhar" w:date="2026-09-04T11:18:00Z" w16du:dateUtc="2026-09-04T05:48:00Z" w:id="58"/>
                <w:sz w:val="24"/>
                <w:szCs w:val="24"/>
              </w:rPr>
            </w:pPr>
            <w:del w:author="Sachin Kumbhar" w:date="2026-09-04T11:18:00Z" w16du:dateUtc="2026-09-04T05:48:00Z" w:id="59">
              <w:r w:rsidRPr="004B41C5" w:rsidDel="004D63BF">
                <w:rPr>
                  <w:sz w:val="24"/>
                  <w:szCs w:val="24"/>
                </w:rPr>
                <w:delText>The review confirmed that needle-valve positioning is an established and documented process control within the approved Batch Manufacturing Record and that the instruction was followed during execution of the batch. However, the existing instruction is limited to verification and acknowledgement of the needle-valve position and does not specifically address verification of vacuum-pressure stabilization during the transition into Primary Drying Step 1.</w:delText>
              </w:r>
            </w:del>
          </w:p>
          <w:p w:rsidRPr="004B41C5" w:rsidR="002C7B5D" w:rsidDel="004D63BF" w:rsidP="002C7B5D" w:rsidRDefault="002C7B5D" w14:paraId="2B04980C" w14:textId="3886755D">
            <w:pPr>
              <w:tabs>
                <w:tab w:val="left" w:pos="420"/>
              </w:tabs>
              <w:rPr>
                <w:del w:author="Sachin Kumbhar" w:date="2026-09-04T11:18:00Z" w16du:dateUtc="2026-09-04T05:48:00Z" w:id="60"/>
                <w:sz w:val="24"/>
                <w:szCs w:val="24"/>
              </w:rPr>
            </w:pPr>
            <w:del w:author="Sachin Kumbhar" w:date="2026-09-04T11:18:00Z" w16du:dateUtc="2026-09-04T05:48:00Z" w:id="61">
              <w:r w:rsidRPr="004B41C5" w:rsidDel="004D63BF">
                <w:rPr>
                  <w:sz w:val="24"/>
                  <w:szCs w:val="24"/>
                </w:rPr>
                <w:delText>Therefore, although the applicable BMR instruction was available and followed, a procedural gap was identified in that the current instruction does not adequately define the requirement to confirm vacuum-pressure stabilization following transition into Primary Drying Step 1. This gap may limit the effectiveness of the BMR in ensuring that the vacuum pressure is adequately stabilized before proceeding with the process step.</w:delText>
              </w:r>
            </w:del>
          </w:p>
          <w:p w:rsidRPr="002C7B5D" w:rsidR="002C7B5D" w:rsidDel="004D63BF" w:rsidP="002C7B5D" w:rsidRDefault="002C7B5D" w14:paraId="6A49DCB3" w14:textId="6054FA87">
            <w:pPr>
              <w:tabs>
                <w:tab w:val="left" w:pos="420"/>
              </w:tabs>
              <w:rPr>
                <w:del w:author="Sachin Kumbhar" w:date="2026-09-04T11:18:00Z" w16du:dateUtc="2026-09-04T05:48:00Z" w:id="62"/>
                <w:b/>
                <w:bCs/>
                <w:sz w:val="24"/>
                <w:szCs w:val="24"/>
              </w:rPr>
            </w:pPr>
            <w:del w:author="Sachin Kumbhar" w:date="2026-09-04T11:18:00Z" w16du:dateUtc="2026-09-04T05:48:00Z" w:id="63">
              <w:r w:rsidRPr="002C7B5D" w:rsidDel="004D63BF">
                <w:rPr>
                  <w:b/>
                  <w:bCs/>
                  <w:sz w:val="24"/>
                  <w:szCs w:val="24"/>
                </w:rPr>
                <w:delText>Conclusion:</w:delText>
              </w:r>
            </w:del>
          </w:p>
          <w:p w:rsidRPr="004B41C5" w:rsidR="002C7B5D" w:rsidDel="004D63BF" w:rsidP="002C7B5D" w:rsidRDefault="002C7B5D" w14:paraId="2EA49EC9" w14:textId="445B5EF0">
            <w:pPr>
              <w:tabs>
                <w:tab w:val="left" w:pos="420"/>
              </w:tabs>
              <w:rPr>
                <w:del w:author="Sachin Kumbhar" w:date="2026-09-04T11:18:00Z" w16du:dateUtc="2026-09-04T05:48:00Z" w:id="64"/>
                <w:sz w:val="24"/>
                <w:szCs w:val="24"/>
              </w:rPr>
            </w:pPr>
            <w:del w:author="Sachin Kumbhar" w:date="2026-09-04T11:18:00Z" w16du:dateUtc="2026-09-04T05:48:00Z" w:id="65">
              <w:r w:rsidRPr="004B41C5" w:rsidDel="004D63BF">
                <w:rPr>
                  <w:sz w:val="24"/>
                  <w:szCs w:val="24"/>
                </w:rPr>
                <w:delText xml:space="preserve">The existing BMR instruction for needle-valve positioning was available and followed; however, a procedural gap was identified, as the current instruction does not adequately address confirmation of </w:delText>
              </w:r>
              <w:r w:rsidRPr="004B41C5" w:rsidDel="004D63BF">
                <w:rPr>
                  <w:sz w:val="24"/>
                  <w:szCs w:val="24"/>
                </w:rPr>
                <w:delText>vacuum-pressure stabilization during the transition into Primary Drying Step 1. Accordingly, the BMR should be revised to incorporate appropriate instructions for verification and confirmation of vacuum-pressure stabilization during this critical process transition.</w:delText>
              </w:r>
            </w:del>
          </w:p>
          <w:p w:rsidR="008372AD" w:rsidDel="004D63BF" w:rsidP="008372AD" w:rsidRDefault="008372AD" w14:paraId="2D4E4AEF" w14:textId="0055F54F">
            <w:pPr>
              <w:tabs>
                <w:tab w:val="left" w:pos="420"/>
              </w:tabs>
              <w:jc w:val="both"/>
              <w:rPr>
                <w:del w:author="Sachin Kumbhar" w:date="2026-09-04T11:18:00Z" w16du:dateUtc="2026-09-04T05:48:00Z" w:id="66"/>
                <w:b/>
                <w:bCs/>
                <w:sz w:val="24"/>
                <w:szCs w:val="24"/>
              </w:rPr>
            </w:pPr>
          </w:p>
          <w:p w:rsidRPr="002C7B5D" w:rsidR="004D63BF" w:rsidP="004D63BF" w:rsidRDefault="004D63BF" w14:paraId="264EFDDE" w14:textId="77777777">
            <w:pPr>
              <w:tabs>
                <w:tab w:val="left" w:pos="420"/>
              </w:tabs>
              <w:rPr>
                <w:ins w:author="Sachin Kumbhar" w:date="2026-09-04T11:19:00Z" w16du:dateUtc="2026-09-04T05:49:00Z" w:id="67"/>
                <w:b/>
                <w:bCs/>
                <w:sz w:val="24"/>
                <w:szCs w:val="24"/>
              </w:rPr>
            </w:pPr>
            <w:ins w:author="Sachin Kumbhar" w:date="2026-09-04T11:19:00Z" w16du:dateUtc="2026-09-04T05:49:00Z" w:id="68">
              <w:r w:rsidRPr="002C7B5D">
                <w:rPr>
                  <w:b/>
                  <w:bCs/>
                  <w:sz w:val="24"/>
                  <w:szCs w:val="24"/>
                </w:rPr>
                <w:t>BMR Review</w:t>
              </w:r>
            </w:ins>
          </w:p>
          <w:p w:rsidRPr="004B41C5" w:rsidR="004D63BF" w:rsidP="004D63BF" w:rsidRDefault="004D63BF" w14:paraId="3F6DF907" w14:textId="77777777">
            <w:pPr>
              <w:tabs>
                <w:tab w:val="left" w:pos="420"/>
              </w:tabs>
              <w:rPr>
                <w:ins w:author="Sachin Kumbhar" w:date="2026-09-04T11:19:00Z" w16du:dateUtc="2026-09-04T05:49:00Z" w:id="69"/>
                <w:sz w:val="24"/>
                <w:szCs w:val="24"/>
              </w:rPr>
            </w:pPr>
            <w:ins w:author="Sachin Kumbhar" w:date="2026-09-04T11:19:00Z" w16du:dateUtc="2026-09-04T05:49:00Z" w:id="70">
              <w:r w:rsidRPr="004B41C5">
                <w:rPr>
                  <w:sz w:val="24"/>
                  <w:szCs w:val="24"/>
                </w:rPr>
                <w:t>A review of BMR-100-RIGC3-01 was performed to verify whether adequate procedural controls were available for vacuum regulation and needle-valve positioning during lyophilization.</w:t>
              </w:r>
            </w:ins>
          </w:p>
          <w:p w:rsidRPr="004B41C5" w:rsidR="004D63BF" w:rsidP="004D63BF" w:rsidRDefault="004D63BF" w14:paraId="78F7510A" w14:textId="77777777">
            <w:pPr>
              <w:tabs>
                <w:tab w:val="left" w:pos="420"/>
              </w:tabs>
              <w:rPr>
                <w:ins w:author="Sachin Kumbhar" w:date="2026-09-04T11:19:00Z" w16du:dateUtc="2026-09-04T05:49:00Z" w:id="71"/>
                <w:sz w:val="24"/>
                <w:szCs w:val="24"/>
              </w:rPr>
            </w:pPr>
            <w:ins w:author="Sachin Kumbhar" w:date="2026-09-04T11:19:00Z" w16du:dateUtc="2026-09-04T05:49:00Z" w:id="72">
              <w:r w:rsidRPr="004B41C5">
                <w:rPr>
                  <w:sz w:val="24"/>
                  <w:szCs w:val="24"/>
                </w:rPr>
                <w:t>Review of Section 7.16.31 confirmed that specific instructions are provided for needle-valve positioning, wherein Production personnel are required to inform Engineering personnel, and Engineering personnel are required to verify and acknowledge the needle-valve position prior to execution of the relevant process step.</w:t>
              </w:r>
            </w:ins>
          </w:p>
          <w:p w:rsidRPr="004B41C5" w:rsidR="004D63BF" w:rsidP="004D63BF" w:rsidRDefault="004D63BF" w14:paraId="42ECE21F" w14:textId="77777777">
            <w:pPr>
              <w:tabs>
                <w:tab w:val="left" w:pos="420"/>
              </w:tabs>
              <w:rPr>
                <w:ins w:author="Sachin Kumbhar" w:date="2026-09-04T11:19:00Z" w16du:dateUtc="2026-09-04T05:49:00Z" w:id="73"/>
                <w:sz w:val="24"/>
                <w:szCs w:val="24"/>
              </w:rPr>
            </w:pPr>
            <w:ins w:author="Sachin Kumbhar" w:date="2026-09-04T11:19:00Z" w16du:dateUtc="2026-09-04T05:49:00Z" w:id="74">
              <w:r w:rsidRPr="004B41C5">
                <w:rPr>
                  <w:sz w:val="24"/>
                  <w:szCs w:val="24"/>
                </w:rPr>
                <w:t>The review confirmed that needle-valve positioning is an established and documented process control within the approved Batch Manufacturing Record and that the instruction was followed during execution of the batch. However, the existing instruction is limited to verification and acknowledgement of the needle-valve position and does not specifically address verification of vacuum-pressure stabilization during the transition into Primary Drying Step 1.</w:t>
              </w:r>
            </w:ins>
          </w:p>
          <w:p w:rsidRPr="004B41C5" w:rsidR="004D63BF" w:rsidP="004D63BF" w:rsidRDefault="004D63BF" w14:paraId="14AB91E9" w14:textId="77777777">
            <w:pPr>
              <w:tabs>
                <w:tab w:val="left" w:pos="420"/>
              </w:tabs>
              <w:rPr>
                <w:ins w:author="Sachin Kumbhar" w:date="2026-09-04T11:19:00Z" w16du:dateUtc="2026-09-04T05:49:00Z" w:id="1702481741"/>
                <w:sz w:val="24"/>
                <w:szCs w:val="24"/>
              </w:rPr>
            </w:pPr>
            <w:ins w:author="Sachin Kumbhar" w:date="2026-09-04T11:19:00Z" w16du:dateUtc="2026-09-04T05:49:00Z" w:id="149865293">
              <w:r w:rsidRPr="257A5F30" w:rsidR="004D63BF">
                <w:rPr>
                  <w:sz w:val="24"/>
                  <w:szCs w:val="24"/>
                </w:rPr>
                <w:t>T</w:t>
              </w:r>
            </w:ins>
            <w:commentRangeStart w:id="727946581"/>
            <w:ins w:author="Sachin Kumbhar" w:date="2026-09-04T11:19:00Z" w16du:dateUtc="2026-09-04T05:49:00Z" w:id="676171992">
              <w:r w:rsidRPr="257A5F30" w:rsidR="004D63BF">
                <w:rPr>
                  <w:sz w:val="24"/>
                  <w:szCs w:val="24"/>
                </w:rPr>
                <w:t xml:space="preserve">herefore, although the applicable BMR instruction </w:t>
              </w:r>
            </w:ins>
            <w:commentRangeEnd w:id="727946581"/>
            <w:r>
              <w:rPr>
                <w:rStyle w:val="CommentReference"/>
              </w:rPr>
              <w:commentReference w:id="727946581"/>
            </w:r>
            <w:ins w:author="Sachin Kumbhar" w:date="2026-09-04T11:19:00Z" w16du:dateUtc="2026-09-04T05:49:00Z" w:id="924304322">
              <w:r w:rsidRPr="257A5F30" w:rsidR="004D63BF">
                <w:rPr>
                  <w:sz w:val="24"/>
                  <w:szCs w:val="24"/>
                </w:rPr>
                <w:t xml:space="preserve">was available and followed, a procedural gap was identified in that the current instruction does not adequately define the requirement to confirm vacuum-pressure stabilization following transition into Primary Drying Step 1. This gap may limit the effectiveness of the BMR in ensuring that the vacuum pressure is adequately stabilized </w:t>
              </w:r>
            </w:ins>
            <w:commentRangeStart w:id="1148308319"/>
            <w:ins w:author="Sachin Kumbhar" w:date="2026-09-04T11:19:00Z" w16du:dateUtc="2026-09-04T05:49:00Z" w:id="589269413">
              <w:r w:rsidRPr="257A5F30" w:rsidR="004D63BF">
                <w:rPr>
                  <w:sz w:val="24"/>
                  <w:szCs w:val="24"/>
                </w:rPr>
                <w:t>before proceeding with the process step</w:t>
              </w:r>
            </w:ins>
            <w:commentRangeEnd w:id="1148308319"/>
            <w:r>
              <w:rPr>
                <w:rStyle w:val="CommentReference"/>
              </w:rPr>
              <w:commentReference w:id="1148308319"/>
            </w:r>
            <w:ins w:author="Sachin Kumbhar" w:date="2026-09-04T11:19:00Z" w16du:dateUtc="2026-09-04T05:49:00Z" w:id="1079822277">
              <w:r w:rsidRPr="257A5F30" w:rsidR="004D63BF">
                <w:rPr>
                  <w:sz w:val="24"/>
                  <w:szCs w:val="24"/>
                </w:rPr>
                <w:t>.</w:t>
              </w:r>
            </w:ins>
          </w:p>
          <w:p w:rsidRPr="002C7B5D" w:rsidR="004D63BF" w:rsidP="004D63BF" w:rsidRDefault="004D63BF" w14:paraId="15095889" w14:textId="77777777">
            <w:pPr>
              <w:tabs>
                <w:tab w:val="left" w:pos="420"/>
              </w:tabs>
              <w:rPr>
                <w:ins w:author="Sachin Kumbhar" w:date="2026-09-04T11:19:00Z" w16du:dateUtc="2026-09-04T05:49:00Z" w:id="77"/>
                <w:b/>
                <w:bCs/>
                <w:sz w:val="24"/>
                <w:szCs w:val="24"/>
              </w:rPr>
            </w:pPr>
            <w:ins w:author="Sachin Kumbhar" w:date="2026-09-04T11:19:00Z" w16du:dateUtc="2026-09-04T05:49:00Z" w:id="78">
              <w:r w:rsidRPr="002C7B5D">
                <w:rPr>
                  <w:b/>
                  <w:bCs/>
                  <w:sz w:val="24"/>
                  <w:szCs w:val="24"/>
                </w:rPr>
                <w:t>Conclusion:</w:t>
              </w:r>
            </w:ins>
          </w:p>
          <w:p w:rsidRPr="004B41C5" w:rsidR="004D63BF" w:rsidP="004D63BF" w:rsidRDefault="004D63BF" w14:paraId="22963EC9" w14:textId="77777777">
            <w:pPr>
              <w:tabs>
                <w:tab w:val="left" w:pos="420"/>
              </w:tabs>
              <w:rPr>
                <w:ins w:author="Sachin Kumbhar" w:date="2026-09-04T11:19:00Z" w16du:dateUtc="2026-09-04T05:49:00Z" w:id="1931221725"/>
                <w:sz w:val="24"/>
                <w:szCs w:val="24"/>
              </w:rPr>
            </w:pPr>
            <w:ins w:author="Sachin Kumbhar" w:date="2026-09-04T11:19:00Z" w16du:dateUtc="2026-09-04T05:49:00Z" w:id="2108586639">
              <w:r w:rsidRPr="257A5F30" w:rsidR="004D63BF">
                <w:rPr>
                  <w:sz w:val="24"/>
                  <w:szCs w:val="24"/>
                </w:rPr>
                <w:t xml:space="preserve">The existing BMR instruction for needle-valve positioning was available and followed; however, a procedural gap was identified, as the current instruction </w:t>
              </w:r>
            </w:ins>
            <w:commentRangeStart w:id="26663168"/>
            <w:ins w:author="Sachin Kumbhar" w:date="2026-09-04T11:19:00Z" w16du:dateUtc="2026-09-04T05:49:00Z" w:id="1266782578">
              <w:r w:rsidRPr="257A5F30" w:rsidR="004D63BF">
                <w:rPr>
                  <w:sz w:val="24"/>
                  <w:szCs w:val="24"/>
                </w:rPr>
                <w:t>does not adequately address confirmation of vacuum-pressure stabilization during the transition into Primary Drying Step 1</w:t>
              </w:r>
            </w:ins>
            <w:commentRangeEnd w:id="26663168"/>
            <w:r>
              <w:rPr>
                <w:rStyle w:val="CommentReference"/>
              </w:rPr>
              <w:commentReference w:id="26663168"/>
            </w:r>
            <w:ins w:author="Sachin Kumbhar" w:date="2026-09-04T11:19:00Z" w16du:dateUtc="2026-09-04T05:49:00Z" w:id="1352067175">
              <w:r w:rsidRPr="257A5F30" w:rsidR="004D63BF">
                <w:rPr>
                  <w:sz w:val="24"/>
                  <w:szCs w:val="24"/>
                </w:rPr>
                <w:t xml:space="preserve">. Accordingly, the BMR should be revised to incorporate appropriate instructions </w:t>
              </w:r>
            </w:ins>
            <w:commentRangeStart w:id="1130908040"/>
            <w:ins w:author="Sachin Kumbhar" w:date="2026-09-04T11:19:00Z" w16du:dateUtc="2026-09-04T05:49:00Z" w:id="354675232">
              <w:r w:rsidRPr="257A5F30" w:rsidR="004D63BF">
                <w:rPr>
                  <w:sz w:val="24"/>
                  <w:szCs w:val="24"/>
                </w:rPr>
                <w:t>for verification and confirmation of vacuum-pressure stabilization</w:t>
              </w:r>
            </w:ins>
            <w:commentRangeEnd w:id="1130908040"/>
            <w:r>
              <w:rPr>
                <w:rStyle w:val="CommentReference"/>
              </w:rPr>
              <w:commentReference w:id="1130908040"/>
            </w:r>
            <w:ins w:author="Sachin Kumbhar" w:date="2026-09-04T11:19:00Z" w16du:dateUtc="2026-09-04T05:49:00Z" w:id="5743655">
              <w:r w:rsidRPr="257A5F30" w:rsidR="004D63BF">
                <w:rPr>
                  <w:sz w:val="24"/>
                  <w:szCs w:val="24"/>
                </w:rPr>
                <w:t xml:space="preserve"> during this critical process transition.</w:t>
              </w:r>
            </w:ins>
          </w:p>
          <w:p w:rsidR="004D63BF" w:rsidP="004D63BF" w:rsidRDefault="004D63BF" w14:paraId="78F375A4" w14:textId="77777777">
            <w:pPr>
              <w:tabs>
                <w:tab w:val="left" w:pos="420"/>
              </w:tabs>
              <w:jc w:val="both"/>
              <w:rPr>
                <w:ins w:author="Sachin Kumbhar" w:date="2026-09-04T11:19:00Z" w16du:dateUtc="2026-09-04T05:49:00Z" w:id="81"/>
                <w:b/>
                <w:bCs/>
                <w:sz w:val="24"/>
                <w:szCs w:val="24"/>
              </w:rPr>
            </w:pPr>
          </w:p>
          <w:p w:rsidRPr="008372AD" w:rsidR="008372AD" w:rsidP="008372AD" w:rsidRDefault="008372AD" w14:paraId="6F92BDCB" w14:textId="2DABA7BA">
            <w:pPr>
              <w:tabs>
                <w:tab w:val="left" w:pos="420"/>
              </w:tabs>
              <w:jc w:val="both"/>
              <w:rPr>
                <w:b/>
                <w:bCs/>
                <w:sz w:val="24"/>
                <w:szCs w:val="24"/>
              </w:rPr>
            </w:pPr>
            <w:r w:rsidRPr="008372AD">
              <w:rPr>
                <w:b/>
                <w:bCs/>
                <w:sz w:val="24"/>
                <w:szCs w:val="24"/>
              </w:rPr>
              <w:t>SOP Review</w:t>
            </w:r>
          </w:p>
          <w:p w:rsidRPr="006A2596" w:rsidR="008372AD" w:rsidP="008372AD" w:rsidRDefault="008372AD" w14:paraId="6B8812FF" w14:textId="77777777">
            <w:pPr>
              <w:tabs>
                <w:tab w:val="left" w:pos="420"/>
              </w:tabs>
              <w:jc w:val="both"/>
              <w:rPr>
                <w:sz w:val="24"/>
                <w:szCs w:val="24"/>
              </w:rPr>
            </w:pPr>
            <w:r w:rsidRPr="006A2596">
              <w:rPr>
                <w:sz w:val="24"/>
                <w:szCs w:val="24"/>
              </w:rPr>
              <w:t>A review of applicable procedures was performed to determine whether adequate operational and maintenance controls were established for Lyophilizer L-1901 and its vacuum-control system.</w:t>
            </w:r>
          </w:p>
          <w:p w:rsidRPr="006A2596" w:rsidR="008372AD" w:rsidP="008372AD" w:rsidRDefault="008372AD" w14:paraId="5E4DC363" w14:textId="77777777">
            <w:pPr>
              <w:tabs>
                <w:tab w:val="left" w:pos="420"/>
              </w:tabs>
              <w:jc w:val="both"/>
              <w:rPr>
                <w:sz w:val="24"/>
                <w:szCs w:val="24"/>
              </w:rPr>
            </w:pPr>
            <w:r w:rsidRPr="006A2596">
              <w:rPr>
                <w:sz w:val="24"/>
                <w:szCs w:val="24"/>
              </w:rPr>
              <w:t>The following documents were reviewed:</w:t>
            </w:r>
          </w:p>
          <w:p w:rsidRPr="006A2596" w:rsidR="008372AD" w:rsidP="008372AD" w:rsidRDefault="008372AD" w14:paraId="684D8574" w14:textId="77777777">
            <w:pPr>
              <w:numPr>
                <w:ilvl w:val="0"/>
                <w:numId w:val="19"/>
              </w:numPr>
              <w:tabs>
                <w:tab w:val="left" w:pos="420"/>
              </w:tabs>
              <w:jc w:val="both"/>
              <w:rPr>
                <w:sz w:val="24"/>
                <w:szCs w:val="24"/>
              </w:rPr>
            </w:pPr>
            <w:r w:rsidRPr="006A2596">
              <w:rPr>
                <w:sz w:val="24"/>
                <w:szCs w:val="24"/>
              </w:rPr>
              <w:t>SOP/P1/189</w:t>
            </w:r>
          </w:p>
          <w:p w:rsidRPr="006A2596" w:rsidR="008372AD" w:rsidP="008372AD" w:rsidRDefault="008372AD" w14:paraId="0105A0D7" w14:textId="77777777">
            <w:pPr>
              <w:numPr>
                <w:ilvl w:val="0"/>
                <w:numId w:val="19"/>
              </w:numPr>
              <w:tabs>
                <w:tab w:val="left" w:pos="420"/>
              </w:tabs>
              <w:jc w:val="both"/>
              <w:rPr>
                <w:sz w:val="24"/>
                <w:szCs w:val="24"/>
              </w:rPr>
            </w:pPr>
            <w:r w:rsidRPr="006A2596">
              <w:rPr>
                <w:sz w:val="24"/>
                <w:szCs w:val="24"/>
              </w:rPr>
              <w:t>SOP/P1/180</w:t>
            </w:r>
          </w:p>
          <w:p w:rsidRPr="006A2596" w:rsidR="008372AD" w:rsidP="008372AD" w:rsidRDefault="008372AD" w14:paraId="4FF80895" w14:textId="77777777">
            <w:pPr>
              <w:numPr>
                <w:ilvl w:val="0"/>
                <w:numId w:val="19"/>
              </w:numPr>
              <w:tabs>
                <w:tab w:val="left" w:pos="420"/>
              </w:tabs>
              <w:jc w:val="both"/>
              <w:rPr>
                <w:sz w:val="24"/>
                <w:szCs w:val="24"/>
              </w:rPr>
            </w:pPr>
            <w:r w:rsidRPr="006A2596">
              <w:rPr>
                <w:sz w:val="24"/>
                <w:szCs w:val="24"/>
              </w:rPr>
              <w:t>SOP/P1/161</w:t>
            </w:r>
          </w:p>
          <w:p w:rsidRPr="006A2596" w:rsidR="008372AD" w:rsidP="008372AD" w:rsidRDefault="008372AD" w14:paraId="796E29F9" w14:textId="77777777">
            <w:pPr>
              <w:numPr>
                <w:ilvl w:val="0"/>
                <w:numId w:val="19"/>
              </w:numPr>
              <w:tabs>
                <w:tab w:val="left" w:pos="420"/>
              </w:tabs>
              <w:jc w:val="both"/>
              <w:rPr>
                <w:sz w:val="24"/>
                <w:szCs w:val="24"/>
              </w:rPr>
            </w:pPr>
            <w:r w:rsidRPr="006A2596">
              <w:rPr>
                <w:sz w:val="24"/>
                <w:szCs w:val="24"/>
              </w:rPr>
              <w:t>SOP/EU/063</w:t>
            </w:r>
          </w:p>
          <w:p w:rsidRPr="006A2596" w:rsidR="008372AD" w:rsidP="008372AD" w:rsidRDefault="008372AD" w14:paraId="124D25B4" w14:textId="77777777">
            <w:pPr>
              <w:tabs>
                <w:tab w:val="left" w:pos="420"/>
              </w:tabs>
              <w:jc w:val="both"/>
              <w:rPr>
                <w:sz w:val="24"/>
                <w:szCs w:val="24"/>
              </w:rPr>
            </w:pPr>
            <w:r w:rsidRPr="006A2596">
              <w:rPr>
                <w:sz w:val="24"/>
                <w:szCs w:val="24"/>
              </w:rPr>
              <w:t>The review confirmed that approved procedures are available for operation, monitoring, maintenance and preventive maintenance of the lyophilizer and associated vacuum-control system.</w:t>
            </w:r>
          </w:p>
          <w:p w:rsidRPr="006A2596" w:rsidR="008372AD" w:rsidP="008372AD" w:rsidRDefault="008372AD" w14:paraId="34AC21C3" w14:textId="77777777">
            <w:pPr>
              <w:tabs>
                <w:tab w:val="left" w:pos="420"/>
              </w:tabs>
              <w:jc w:val="both"/>
              <w:rPr>
                <w:sz w:val="24"/>
                <w:szCs w:val="24"/>
              </w:rPr>
            </w:pPr>
            <w:r w:rsidRPr="006A2596">
              <w:rPr>
                <w:sz w:val="24"/>
                <w:szCs w:val="24"/>
              </w:rPr>
              <w:t>Records verified that preventive maintenance activities had been completed according to the approved maintenance planner and no overdue maintenance activity was identified that could have contributed to the observed event.</w:t>
            </w:r>
          </w:p>
          <w:p w:rsidRPr="006A2596" w:rsidR="008372AD" w:rsidP="008372AD" w:rsidRDefault="008372AD" w14:paraId="4A981898" w14:textId="77777777">
            <w:pPr>
              <w:tabs>
                <w:tab w:val="left" w:pos="420"/>
              </w:tabs>
              <w:jc w:val="both"/>
              <w:rPr>
                <w:sz w:val="24"/>
                <w:szCs w:val="24"/>
              </w:rPr>
            </w:pPr>
            <w:r w:rsidRPr="006A2596">
              <w:rPr>
                <w:sz w:val="24"/>
                <w:szCs w:val="24"/>
              </w:rPr>
              <w:t>The investigation further confirmed that operation of the equipment was performed in accordance with approved procedural requirements.</w:t>
            </w:r>
          </w:p>
          <w:p w:rsidRPr="006A2596" w:rsidR="008372AD" w:rsidP="008372AD" w:rsidRDefault="008372AD" w14:paraId="47F4687E" w14:textId="77777777">
            <w:pPr>
              <w:tabs>
                <w:tab w:val="left" w:pos="420"/>
              </w:tabs>
              <w:jc w:val="both"/>
              <w:rPr>
                <w:sz w:val="24"/>
                <w:szCs w:val="24"/>
              </w:rPr>
            </w:pPr>
            <w:r w:rsidRPr="008372AD">
              <w:rPr>
                <w:b/>
                <w:bCs/>
                <w:sz w:val="24"/>
                <w:szCs w:val="24"/>
              </w:rPr>
              <w:t xml:space="preserve">Conclusion: </w:t>
            </w:r>
            <w:r w:rsidRPr="006A2596">
              <w:rPr>
                <w:sz w:val="24"/>
                <w:szCs w:val="24"/>
              </w:rPr>
              <w:t>Appropriate procedures were available and being followed. No procedural deficiency or maintenance-related issue was identified as a contributing factor.</w:t>
            </w:r>
          </w:p>
          <w:p w:rsidR="008372AD" w:rsidP="008372AD" w:rsidRDefault="008372AD" w14:paraId="06FA69CF" w14:textId="77777777">
            <w:pPr>
              <w:tabs>
                <w:tab w:val="left" w:pos="420"/>
              </w:tabs>
              <w:jc w:val="both"/>
              <w:rPr>
                <w:b/>
                <w:bCs/>
                <w:sz w:val="24"/>
                <w:szCs w:val="24"/>
              </w:rPr>
            </w:pPr>
          </w:p>
          <w:p w:rsidRPr="008372AD" w:rsidR="008372AD" w:rsidP="008372AD" w:rsidRDefault="008372AD" w14:paraId="63A9B60A" w14:textId="691C8A81">
            <w:pPr>
              <w:tabs>
                <w:tab w:val="left" w:pos="420"/>
              </w:tabs>
              <w:jc w:val="both"/>
              <w:rPr>
                <w:b/>
                <w:bCs/>
                <w:sz w:val="24"/>
                <w:szCs w:val="24"/>
              </w:rPr>
            </w:pPr>
            <w:r w:rsidRPr="008372AD">
              <w:rPr>
                <w:b/>
                <w:bCs/>
                <w:sz w:val="24"/>
                <w:szCs w:val="24"/>
              </w:rPr>
              <w:t>Training Review</w:t>
            </w:r>
          </w:p>
          <w:p w:rsidRPr="006A2596" w:rsidR="008372AD" w:rsidP="008372AD" w:rsidRDefault="008372AD" w14:paraId="00B990CD" w14:textId="3DF68C74">
            <w:pPr>
              <w:tabs>
                <w:tab w:val="left" w:pos="420"/>
              </w:tabs>
              <w:jc w:val="both"/>
              <w:rPr>
                <w:sz w:val="24"/>
                <w:szCs w:val="24"/>
              </w:rPr>
            </w:pPr>
            <w:r w:rsidRPr="006A2596">
              <w:rPr>
                <w:sz w:val="24"/>
                <w:szCs w:val="24"/>
              </w:rPr>
              <w:t xml:space="preserve">Training records of the </w:t>
            </w:r>
            <w:r w:rsidRPr="00DE6E31" w:rsidR="00DE6E31">
              <w:rPr>
                <w:sz w:val="24"/>
                <w:szCs w:val="24"/>
              </w:rPr>
              <w:t>Production and Engineering personnel concerned</w:t>
            </w:r>
            <w:r w:rsidRPr="006A2596">
              <w:rPr>
                <w:sz w:val="24"/>
                <w:szCs w:val="24"/>
              </w:rPr>
              <w:t xml:space="preserve"> were reviewed to determine whether any training deficiency could have contributed to the observed vacuum excursion.</w:t>
            </w:r>
          </w:p>
          <w:p w:rsidRPr="006A2596" w:rsidR="008372AD" w:rsidP="008372AD" w:rsidRDefault="008372AD" w14:paraId="69F4C2EA" w14:textId="77777777">
            <w:pPr>
              <w:tabs>
                <w:tab w:val="left" w:pos="420"/>
              </w:tabs>
              <w:jc w:val="both"/>
              <w:rPr>
                <w:sz w:val="24"/>
                <w:szCs w:val="24"/>
              </w:rPr>
            </w:pPr>
            <w:r w:rsidRPr="006A2596">
              <w:rPr>
                <w:sz w:val="24"/>
                <w:szCs w:val="24"/>
              </w:rPr>
              <w:t>The review confirmed that the personnel involved in operation, monitoring and verification of needle-valve positioning had completed the required training on applicable procedures and work instructions associated with lyophilizer operation and vacuum control.</w:t>
            </w:r>
          </w:p>
          <w:p w:rsidRPr="006A2596" w:rsidR="008372AD" w:rsidP="008372AD" w:rsidRDefault="008372AD" w14:paraId="6DE67EEC" w14:textId="77777777">
            <w:pPr>
              <w:tabs>
                <w:tab w:val="left" w:pos="420"/>
              </w:tabs>
              <w:jc w:val="both"/>
              <w:rPr>
                <w:sz w:val="24"/>
                <w:szCs w:val="24"/>
              </w:rPr>
            </w:pPr>
            <w:r w:rsidRPr="006A2596">
              <w:rPr>
                <w:sz w:val="24"/>
                <w:szCs w:val="24"/>
              </w:rPr>
              <w:t>Training records were found complete, current and appropriately documented. Personnel acknowledgements were available and satisfactory.</w:t>
            </w:r>
          </w:p>
          <w:p w:rsidRPr="006A2596" w:rsidR="008372AD" w:rsidP="008372AD" w:rsidRDefault="008372AD" w14:paraId="3EA008F7" w14:textId="77777777">
            <w:pPr>
              <w:tabs>
                <w:tab w:val="left" w:pos="420"/>
              </w:tabs>
              <w:jc w:val="both"/>
              <w:rPr>
                <w:sz w:val="24"/>
                <w:szCs w:val="24"/>
              </w:rPr>
            </w:pPr>
            <w:r w:rsidRPr="006A2596">
              <w:rPr>
                <w:sz w:val="24"/>
                <w:szCs w:val="24"/>
              </w:rPr>
              <w:t>No evidence was identified indicating lack of knowledge, inadequate training, or failure to understand the applicable procedure.</w:t>
            </w:r>
          </w:p>
          <w:p w:rsidRPr="008372AD" w:rsidR="008372AD" w:rsidP="008372AD" w:rsidRDefault="008372AD" w14:paraId="1C84AE7E" w14:textId="6F3AF332">
            <w:pPr>
              <w:tabs>
                <w:tab w:val="left" w:pos="420"/>
              </w:tabs>
              <w:jc w:val="both"/>
              <w:rPr>
                <w:b/>
                <w:bCs/>
                <w:sz w:val="24"/>
                <w:szCs w:val="24"/>
              </w:rPr>
            </w:pPr>
            <w:r w:rsidRPr="008372AD">
              <w:rPr>
                <w:b/>
                <w:bCs/>
                <w:sz w:val="24"/>
                <w:szCs w:val="24"/>
              </w:rPr>
              <w:t xml:space="preserve">Conclusion: </w:t>
            </w:r>
            <w:r w:rsidRPr="006A2596">
              <w:rPr>
                <w:sz w:val="24"/>
                <w:szCs w:val="24"/>
              </w:rPr>
              <w:t xml:space="preserve">Training records were </w:t>
            </w:r>
            <w:r w:rsidRPr="006A2596" w:rsidR="00C26B28">
              <w:rPr>
                <w:sz w:val="24"/>
                <w:szCs w:val="24"/>
              </w:rPr>
              <w:t>satisfactory,</w:t>
            </w:r>
            <w:r w:rsidRPr="006A2596">
              <w:rPr>
                <w:sz w:val="24"/>
                <w:szCs w:val="24"/>
              </w:rPr>
              <w:t xml:space="preserve"> and no training-related deficiency was identified.</w:t>
            </w:r>
          </w:p>
          <w:p w:rsidR="00CF4D0C" w:rsidP="006A2596" w:rsidRDefault="00CF4D0C" w14:paraId="3233EE76" w14:textId="77777777">
            <w:pPr>
              <w:tabs>
                <w:tab w:val="left" w:pos="420"/>
              </w:tabs>
              <w:rPr>
                <w:b/>
                <w:sz w:val="24"/>
                <w:szCs w:val="24"/>
              </w:rPr>
            </w:pPr>
          </w:p>
          <w:p w:rsidRPr="004C32BE" w:rsidR="004C32BE" w:rsidP="004C32BE" w:rsidRDefault="004C32BE" w14:paraId="3AAA0F62" w14:textId="240777DD">
            <w:pPr>
              <w:spacing w:before="60" w:line="256" w:lineRule="auto"/>
              <w:rPr>
                <w:b/>
                <w:sz w:val="24"/>
                <w:szCs w:val="24"/>
              </w:rPr>
            </w:pPr>
            <w:r w:rsidRPr="004C32BE">
              <w:rPr>
                <w:b/>
                <w:sz w:val="24"/>
                <w:szCs w:val="24"/>
              </w:rPr>
              <w:t xml:space="preserve">Historical </w:t>
            </w:r>
            <w:r w:rsidRPr="004C32BE" w:rsidR="00286D59">
              <w:rPr>
                <w:b/>
                <w:sz w:val="24"/>
                <w:szCs w:val="24"/>
              </w:rPr>
              <w:t>Review</w:t>
            </w:r>
            <w:r w:rsidR="0031626E">
              <w:rPr>
                <w:b/>
                <w:sz w:val="24"/>
                <w:szCs w:val="24"/>
              </w:rPr>
              <w:t xml:space="preserve"> </w:t>
            </w:r>
            <w:r w:rsidR="006A2596">
              <w:rPr>
                <w:b/>
                <w:sz w:val="24"/>
                <w:szCs w:val="24"/>
              </w:rPr>
              <w:t>of</w:t>
            </w:r>
            <w:r w:rsidR="0031626E">
              <w:rPr>
                <w:b/>
                <w:sz w:val="24"/>
                <w:szCs w:val="24"/>
              </w:rPr>
              <w:t xml:space="preserve"> </w:t>
            </w:r>
            <w:r w:rsidR="00C26B28">
              <w:rPr>
                <w:b/>
                <w:sz w:val="24"/>
                <w:szCs w:val="24"/>
              </w:rPr>
              <w:t>Events:</w:t>
            </w:r>
          </w:p>
          <w:tbl>
            <w:tblPr>
              <w:tblStyle w:val="TableGrid"/>
              <w:tblW w:w="5000" w:type="pct"/>
              <w:tblLook w:val="04A0" w:firstRow="1" w:lastRow="0" w:firstColumn="1" w:lastColumn="0" w:noHBand="0" w:noVBand="1"/>
            </w:tblPr>
            <w:tblGrid>
              <w:gridCol w:w="510"/>
              <w:gridCol w:w="1657"/>
              <w:gridCol w:w="1624"/>
              <w:gridCol w:w="4824"/>
              <w:gridCol w:w="1618"/>
            </w:tblGrid>
            <w:tr w:rsidRPr="00593964" w:rsidR="004C32BE" w:rsidTr="006A2B70" w14:paraId="1B276E0B" w14:textId="77777777">
              <w:tc>
                <w:tcPr>
                  <w:tcW w:w="232" w:type="pct"/>
                </w:tcPr>
                <w:p w:rsidR="00F95DB1" w:rsidP="004C32BE" w:rsidRDefault="004C32BE" w14:paraId="5E19FB6E" w14:textId="77777777">
                  <w:pPr>
                    <w:pStyle w:val="ListParagraph"/>
                    <w:spacing w:line="276" w:lineRule="auto"/>
                    <w:ind w:left="0"/>
                    <w:jc w:val="both"/>
                    <w:rPr>
                      <w:b/>
                      <w:sz w:val="24"/>
                      <w:szCs w:val="24"/>
                    </w:rPr>
                  </w:pPr>
                  <w:r w:rsidRPr="006029CF">
                    <w:rPr>
                      <w:b/>
                      <w:sz w:val="24"/>
                      <w:szCs w:val="24"/>
                    </w:rPr>
                    <w:t>Sr.</w:t>
                  </w:r>
                </w:p>
                <w:p w:rsidRPr="006029CF" w:rsidR="004C32BE" w:rsidP="004C32BE" w:rsidRDefault="004C32BE" w14:paraId="46DFEC17" w14:textId="1C8CBC21">
                  <w:pPr>
                    <w:pStyle w:val="ListParagraph"/>
                    <w:spacing w:line="276" w:lineRule="auto"/>
                    <w:ind w:left="0"/>
                    <w:jc w:val="both"/>
                    <w:rPr>
                      <w:b/>
                      <w:sz w:val="24"/>
                      <w:szCs w:val="24"/>
                    </w:rPr>
                  </w:pPr>
                  <w:r w:rsidRPr="006029CF">
                    <w:rPr>
                      <w:b/>
                      <w:sz w:val="24"/>
                      <w:szCs w:val="24"/>
                    </w:rPr>
                    <w:t>No</w:t>
                  </w:r>
                </w:p>
              </w:tc>
              <w:tc>
                <w:tcPr>
                  <w:tcW w:w="775" w:type="pct"/>
                </w:tcPr>
                <w:p w:rsidRPr="006029CF" w:rsidR="004C32BE" w:rsidP="004C32BE" w:rsidRDefault="004C32BE" w14:paraId="1770F9E3" w14:textId="77777777">
                  <w:pPr>
                    <w:pStyle w:val="ListParagraph"/>
                    <w:spacing w:line="276" w:lineRule="auto"/>
                    <w:ind w:left="0"/>
                    <w:jc w:val="both"/>
                    <w:rPr>
                      <w:b/>
                      <w:sz w:val="24"/>
                      <w:szCs w:val="24"/>
                    </w:rPr>
                  </w:pPr>
                  <w:r w:rsidRPr="006029CF">
                    <w:rPr>
                      <w:b/>
                      <w:sz w:val="24"/>
                      <w:szCs w:val="24"/>
                    </w:rPr>
                    <w:t>Event Description</w:t>
                  </w:r>
                </w:p>
              </w:tc>
              <w:tc>
                <w:tcPr>
                  <w:tcW w:w="1054" w:type="pct"/>
                </w:tcPr>
                <w:p w:rsidRPr="006029CF" w:rsidR="004C32BE" w:rsidP="004C32BE" w:rsidRDefault="004C32BE" w14:paraId="642F3089" w14:textId="77777777">
                  <w:pPr>
                    <w:pStyle w:val="ListParagraph"/>
                    <w:spacing w:line="276" w:lineRule="auto"/>
                    <w:ind w:left="0"/>
                    <w:jc w:val="both"/>
                    <w:rPr>
                      <w:b/>
                      <w:sz w:val="24"/>
                      <w:szCs w:val="24"/>
                    </w:rPr>
                  </w:pPr>
                  <w:r w:rsidRPr="006029CF">
                    <w:rPr>
                      <w:b/>
                      <w:sz w:val="24"/>
                      <w:szCs w:val="24"/>
                    </w:rPr>
                    <w:t>Root Cause</w:t>
                  </w:r>
                </w:p>
              </w:tc>
              <w:tc>
                <w:tcPr>
                  <w:tcW w:w="2200" w:type="pct"/>
                </w:tcPr>
                <w:p w:rsidR="004C32BE" w:rsidP="004C32BE" w:rsidRDefault="004C32BE" w14:paraId="444CD31C" w14:textId="77777777">
                  <w:pPr>
                    <w:pStyle w:val="ListParagraph"/>
                    <w:spacing w:line="276" w:lineRule="auto"/>
                    <w:ind w:left="0"/>
                    <w:jc w:val="both"/>
                    <w:rPr>
                      <w:b/>
                      <w:sz w:val="24"/>
                      <w:szCs w:val="24"/>
                    </w:rPr>
                  </w:pPr>
                  <w:r w:rsidRPr="006029CF">
                    <w:rPr>
                      <w:b/>
                      <w:sz w:val="24"/>
                      <w:szCs w:val="24"/>
                    </w:rPr>
                    <w:t>Corrective Action</w:t>
                  </w:r>
                </w:p>
                <w:p w:rsidRPr="006A2B70" w:rsidR="00CC5CB6" w:rsidP="006A2B70" w:rsidRDefault="00CC5CB6" w14:paraId="3AC966A9" w14:textId="77777777"/>
                <w:p w:rsidRPr="006A2B70" w:rsidR="00CC5CB6" w:rsidP="006A2B70" w:rsidRDefault="00CC5CB6" w14:paraId="0165E505" w14:textId="5B7447F8">
                  <w:pPr>
                    <w:tabs>
                      <w:tab w:val="left" w:pos="2640"/>
                    </w:tabs>
                  </w:pPr>
                  <w:r>
                    <w:tab/>
                  </w:r>
                </w:p>
              </w:tc>
              <w:tc>
                <w:tcPr>
                  <w:tcW w:w="739" w:type="pct"/>
                </w:tcPr>
                <w:p w:rsidRPr="006029CF" w:rsidR="004C32BE" w:rsidP="004C32BE" w:rsidRDefault="004C32BE" w14:paraId="3D0F9DD9" w14:textId="77777777">
                  <w:pPr>
                    <w:pStyle w:val="ListParagraph"/>
                    <w:spacing w:line="276" w:lineRule="auto"/>
                    <w:ind w:left="0"/>
                    <w:jc w:val="both"/>
                    <w:rPr>
                      <w:b/>
                      <w:sz w:val="24"/>
                      <w:szCs w:val="24"/>
                    </w:rPr>
                  </w:pPr>
                  <w:r w:rsidRPr="006029CF">
                    <w:rPr>
                      <w:b/>
                      <w:sz w:val="24"/>
                      <w:szCs w:val="24"/>
                    </w:rPr>
                    <w:t>Preventive Action</w:t>
                  </w:r>
                </w:p>
              </w:tc>
            </w:tr>
            <w:tr w:rsidRPr="00593964" w:rsidR="006029CF" w:rsidTr="006A2B70" w14:paraId="4ECE4F23" w14:textId="77777777">
              <w:tc>
                <w:tcPr>
                  <w:tcW w:w="232" w:type="pct"/>
                </w:tcPr>
                <w:p w:rsidRPr="00593964" w:rsidR="006029CF" w:rsidP="006029CF" w:rsidRDefault="006029CF" w14:paraId="52B563A0" w14:textId="77777777">
                  <w:pPr>
                    <w:pStyle w:val="ListParagraph"/>
                    <w:spacing w:line="276" w:lineRule="auto"/>
                    <w:ind w:left="0"/>
                    <w:jc w:val="both"/>
                    <w:rPr>
                      <w:bCs/>
                      <w:sz w:val="24"/>
                      <w:szCs w:val="24"/>
                    </w:rPr>
                  </w:pPr>
                  <w:r w:rsidRPr="00593964">
                    <w:rPr>
                      <w:bCs/>
                      <w:sz w:val="24"/>
                      <w:szCs w:val="24"/>
                    </w:rPr>
                    <w:t>1</w:t>
                  </w:r>
                </w:p>
              </w:tc>
              <w:tc>
                <w:tcPr>
                  <w:tcW w:w="775" w:type="pct"/>
                  <w:vAlign w:val="center"/>
                </w:tcPr>
                <w:p w:rsidR="00543C32" w:rsidP="006029CF" w:rsidRDefault="00543C32" w14:paraId="0C4C09E3" w14:textId="2C462E68">
                  <w:pPr>
                    <w:pStyle w:val="ListParagraph"/>
                    <w:spacing w:line="276" w:lineRule="auto"/>
                    <w:ind w:left="0"/>
                    <w:rPr>
                      <w:sz w:val="24"/>
                      <w:szCs w:val="24"/>
                    </w:rPr>
                  </w:pPr>
                  <w:r>
                    <w:rPr>
                      <w:sz w:val="24"/>
                      <w:szCs w:val="24"/>
                    </w:rPr>
                    <w:t>(ERF/25/135)</w:t>
                  </w:r>
                </w:p>
                <w:p w:rsidRPr="00593964" w:rsidR="006029CF" w:rsidP="006029CF" w:rsidRDefault="006029CF" w14:paraId="2A208C78" w14:textId="279EA5D1">
                  <w:pPr>
                    <w:pStyle w:val="ListParagraph"/>
                    <w:spacing w:line="276" w:lineRule="auto"/>
                    <w:ind w:left="0"/>
                    <w:rPr>
                      <w:bCs/>
                      <w:sz w:val="24"/>
                      <w:szCs w:val="24"/>
                    </w:rPr>
                  </w:pPr>
                  <w:r w:rsidRPr="00805A18">
                    <w:rPr>
                      <w:sz w:val="24"/>
                      <w:szCs w:val="24"/>
                    </w:rPr>
                    <w:t xml:space="preserve">On 24/10/2025 during lyophilization </w:t>
                  </w:r>
                  <w:r>
                    <w:rPr>
                      <w:sz w:val="24"/>
                      <w:szCs w:val="24"/>
                    </w:rPr>
                    <w:t xml:space="preserve">primary drying (step-1) for batch </w:t>
                  </w:r>
                  <w:r w:rsidRPr="00805A18">
                    <w:rPr>
                      <w:sz w:val="24"/>
                      <w:szCs w:val="24"/>
                    </w:rPr>
                    <w:t xml:space="preserve">no. RIG25008 </w:t>
                  </w:r>
                  <w:r>
                    <w:rPr>
                      <w:sz w:val="24"/>
                      <w:szCs w:val="24"/>
                    </w:rPr>
                    <w:t xml:space="preserve">the </w:t>
                  </w:r>
                  <w:r w:rsidRPr="00805A18">
                    <w:rPr>
                      <w:sz w:val="24"/>
                      <w:szCs w:val="24"/>
                    </w:rPr>
                    <w:t xml:space="preserve">vacuum pressure </w:t>
                  </w:r>
                  <w:r>
                    <w:rPr>
                      <w:sz w:val="24"/>
                      <w:szCs w:val="24"/>
                    </w:rPr>
                    <w:t>was observed to be outside of specified limits between 07:38 to 07:53 (15 min.). The recorded vacuum pressure was in 300</w:t>
                  </w:r>
                  <w:r w:rsidRPr="00EB0E26">
                    <w:rPr>
                      <w:sz w:val="24"/>
                      <w:szCs w:val="24"/>
                    </w:rPr>
                    <w:t xml:space="preserve"> </w:t>
                  </w:r>
                  <w:r>
                    <w:rPr>
                      <w:sz w:val="24"/>
                      <w:szCs w:val="24"/>
                    </w:rPr>
                    <w:t>µbar, against the BMR acceptance range of 500 to 1000</w:t>
                  </w:r>
                  <w:r w:rsidRPr="00EB0E26">
                    <w:rPr>
                      <w:sz w:val="24"/>
                      <w:szCs w:val="24"/>
                    </w:rPr>
                    <w:t xml:space="preserve"> </w:t>
                  </w:r>
                  <w:r>
                    <w:rPr>
                      <w:sz w:val="24"/>
                      <w:szCs w:val="24"/>
                    </w:rPr>
                    <w:t>µbar.</w:t>
                  </w:r>
                </w:p>
              </w:tc>
              <w:tc>
                <w:tcPr>
                  <w:tcW w:w="1054" w:type="pct"/>
                </w:tcPr>
                <w:p w:rsidRPr="00593964" w:rsidR="006029CF" w:rsidP="006029CF" w:rsidRDefault="006029CF" w14:paraId="3DB99782" w14:textId="71105654">
                  <w:pPr>
                    <w:pStyle w:val="ListParagraph"/>
                    <w:spacing w:line="276" w:lineRule="auto"/>
                    <w:ind w:left="0"/>
                    <w:jc w:val="both"/>
                    <w:rPr>
                      <w:bCs/>
                      <w:sz w:val="24"/>
                      <w:szCs w:val="24"/>
                    </w:rPr>
                  </w:pPr>
                  <w:r w:rsidRPr="00805A18">
                    <w:rPr>
                      <w:sz w:val="24"/>
                      <w:szCs w:val="24"/>
                    </w:rPr>
                    <w:t xml:space="preserve">On 24/10/2025 during lyophilization </w:t>
                  </w:r>
                  <w:r>
                    <w:rPr>
                      <w:sz w:val="24"/>
                      <w:szCs w:val="24"/>
                    </w:rPr>
                    <w:t xml:space="preserve">primary drying (step-1) for batch </w:t>
                  </w:r>
                  <w:r w:rsidRPr="00805A18">
                    <w:rPr>
                      <w:sz w:val="24"/>
                      <w:szCs w:val="24"/>
                    </w:rPr>
                    <w:t xml:space="preserve">no. RIG25008 </w:t>
                  </w:r>
                  <w:r>
                    <w:rPr>
                      <w:sz w:val="24"/>
                      <w:szCs w:val="24"/>
                    </w:rPr>
                    <w:t xml:space="preserve">the </w:t>
                  </w:r>
                  <w:r w:rsidRPr="00805A18">
                    <w:rPr>
                      <w:sz w:val="24"/>
                      <w:szCs w:val="24"/>
                    </w:rPr>
                    <w:t xml:space="preserve">vacuum pressure </w:t>
                  </w:r>
                  <w:r>
                    <w:rPr>
                      <w:sz w:val="24"/>
                      <w:szCs w:val="24"/>
                    </w:rPr>
                    <w:t>was observed to be outside of specified limits between 07:38 to 07:53 (15 min.). The recorded vacuum pressure was in 300</w:t>
                  </w:r>
                  <w:r w:rsidRPr="00EB0E26">
                    <w:rPr>
                      <w:sz w:val="24"/>
                      <w:szCs w:val="24"/>
                    </w:rPr>
                    <w:t xml:space="preserve"> </w:t>
                  </w:r>
                  <w:r>
                    <w:rPr>
                      <w:sz w:val="24"/>
                      <w:szCs w:val="24"/>
                    </w:rPr>
                    <w:t>µbar, against the BMR acceptance range of 500 to 1000</w:t>
                  </w:r>
                  <w:r w:rsidRPr="00EB0E26">
                    <w:rPr>
                      <w:sz w:val="24"/>
                      <w:szCs w:val="24"/>
                    </w:rPr>
                    <w:t xml:space="preserve"> </w:t>
                  </w:r>
                  <w:r>
                    <w:rPr>
                      <w:sz w:val="24"/>
                      <w:szCs w:val="24"/>
                    </w:rPr>
                    <w:t>µbar.</w:t>
                  </w:r>
                </w:p>
              </w:tc>
              <w:tc>
                <w:tcPr>
                  <w:tcW w:w="2200" w:type="pct"/>
                </w:tcPr>
                <w:p w:rsidR="006029CF" w:rsidP="006029CF" w:rsidRDefault="006029CF" w14:paraId="38899A0D" w14:textId="77777777">
                  <w:pPr>
                    <w:tabs>
                      <w:tab w:val="left" w:pos="420"/>
                    </w:tabs>
                    <w:rPr>
                      <w:sz w:val="24"/>
                      <w:szCs w:val="24"/>
                      <w:lang w:val="en-IN"/>
                    </w:rPr>
                  </w:pPr>
                  <w:r w:rsidRPr="006029CF">
                    <w:rPr>
                      <w:sz w:val="24"/>
                      <w:szCs w:val="24"/>
                      <w:lang w:val="en-IN"/>
                    </w:rPr>
                    <w:t>The needle valve was manually adjusted based on the work order during the batch process to restore and maintain the vacuum pressure at 800 µbar, ensuring the pressure remained within the specified range as required.</w:t>
                  </w:r>
                </w:p>
                <w:p w:rsidRPr="006029CF" w:rsidR="006029CF" w:rsidP="006029CF" w:rsidRDefault="006029CF" w14:paraId="1AC5049D" w14:textId="5D69A270">
                  <w:pPr>
                    <w:tabs>
                      <w:tab w:val="left" w:pos="420"/>
                    </w:tabs>
                    <w:rPr>
                      <w:sz w:val="24"/>
                      <w:szCs w:val="24"/>
                      <w:lang w:val="en-IN"/>
                    </w:rPr>
                  </w:pPr>
                  <w:r>
                    <w:rPr>
                      <w:sz w:val="24"/>
                      <w:szCs w:val="24"/>
                    </w:rPr>
                    <w:t>As predictive maintenance, n</w:t>
                  </w:r>
                  <w:r w:rsidRPr="00C22087">
                    <w:rPr>
                      <w:sz w:val="24"/>
                      <w:szCs w:val="24"/>
                    </w:rPr>
                    <w:t xml:space="preserve">eedle valve replaced with a new </w:t>
                  </w:r>
                  <w:r>
                    <w:rPr>
                      <w:sz w:val="24"/>
                      <w:szCs w:val="24"/>
                    </w:rPr>
                    <w:t>one.</w:t>
                  </w:r>
                </w:p>
              </w:tc>
              <w:tc>
                <w:tcPr>
                  <w:tcW w:w="739" w:type="pct"/>
                </w:tcPr>
                <w:p w:rsidR="006029CF" w:rsidP="006029CF" w:rsidRDefault="006029CF" w14:paraId="438DB7C1" w14:textId="6A07FC81">
                  <w:pPr>
                    <w:pStyle w:val="ListParagraph"/>
                    <w:spacing w:line="276" w:lineRule="auto"/>
                    <w:ind w:left="0"/>
                    <w:jc w:val="both"/>
                    <w:rPr>
                      <w:sz w:val="24"/>
                      <w:szCs w:val="24"/>
                    </w:rPr>
                  </w:pPr>
                  <w:r w:rsidRPr="00114035">
                    <w:rPr>
                      <w:sz w:val="24"/>
                      <w:szCs w:val="24"/>
                    </w:rPr>
                    <w:t>A</w:t>
                  </w:r>
                  <w:r w:rsidR="0071650C">
                    <w:rPr>
                      <w:sz w:val="24"/>
                      <w:szCs w:val="24"/>
                    </w:rPr>
                    <w:t xml:space="preserve"> </w:t>
                  </w:r>
                  <w:r>
                    <w:rPr>
                      <w:sz w:val="24"/>
                      <w:szCs w:val="24"/>
                    </w:rPr>
                    <w:t xml:space="preserve">revised BMR step will be incorporating </w:t>
                  </w:r>
                  <w:r w:rsidR="00543C32">
                    <w:rPr>
                      <w:sz w:val="24"/>
                      <w:szCs w:val="24"/>
                    </w:rPr>
                    <w:t>requiring:</w:t>
                  </w:r>
                </w:p>
                <w:p w:rsidRPr="00593964" w:rsidR="006029CF" w:rsidP="006029CF" w:rsidRDefault="006029CF" w14:paraId="134EBDA6" w14:textId="48EB4EEF">
                  <w:pPr>
                    <w:pStyle w:val="ListParagraph"/>
                    <w:spacing w:line="276" w:lineRule="auto"/>
                    <w:ind w:left="0"/>
                    <w:jc w:val="both"/>
                    <w:rPr>
                      <w:bCs/>
                      <w:sz w:val="24"/>
                      <w:szCs w:val="24"/>
                    </w:rPr>
                  </w:pPr>
                  <w:r>
                    <w:rPr>
                      <w:bCs/>
                      <w:sz w:val="24"/>
                      <w:szCs w:val="24"/>
                    </w:rPr>
                    <w:t>1.After adjustment of needle valve by engineering personnel, mandatory verification and documentation of needle valve</w:t>
                  </w:r>
                  <w:r w:rsidR="00543C32">
                    <w:rPr>
                      <w:bCs/>
                      <w:sz w:val="24"/>
                      <w:szCs w:val="24"/>
                    </w:rPr>
                    <w:t xml:space="preserve"> shall be performed prior to starting primary drying supported by operator and supervisor dual sign off</w:t>
                  </w:r>
                </w:p>
              </w:tc>
            </w:tr>
            <w:tr w:rsidRPr="00593964" w:rsidR="006C2DCA" w:rsidTr="006A2B70" w14:paraId="66ACFE04" w14:textId="77777777">
              <w:trPr>
                <w:trHeight w:val="4238"/>
              </w:trPr>
              <w:tc>
                <w:tcPr>
                  <w:tcW w:w="232" w:type="pct"/>
                </w:tcPr>
                <w:p w:rsidRPr="00593964" w:rsidR="006C2DCA" w:rsidP="006C2DCA" w:rsidRDefault="006C2DCA" w14:paraId="5BBED6A4" w14:textId="77777777">
                  <w:pPr>
                    <w:pStyle w:val="ListParagraph"/>
                    <w:spacing w:line="276" w:lineRule="auto"/>
                    <w:ind w:left="0"/>
                    <w:jc w:val="both"/>
                    <w:rPr>
                      <w:bCs/>
                      <w:sz w:val="24"/>
                      <w:szCs w:val="24"/>
                    </w:rPr>
                  </w:pPr>
                  <w:r w:rsidRPr="00593964">
                    <w:rPr>
                      <w:bCs/>
                      <w:sz w:val="24"/>
                      <w:szCs w:val="24"/>
                    </w:rPr>
                    <w:t>2</w:t>
                  </w:r>
                </w:p>
              </w:tc>
              <w:tc>
                <w:tcPr>
                  <w:tcW w:w="775" w:type="pct"/>
                </w:tcPr>
                <w:p w:rsidRPr="00593964" w:rsidR="006C2DCA" w:rsidP="006C2DCA" w:rsidRDefault="00565145" w14:paraId="2E1D5D9F" w14:textId="03B59955">
                  <w:pPr>
                    <w:pStyle w:val="ListParagraph"/>
                    <w:spacing w:line="276" w:lineRule="auto"/>
                    <w:ind w:left="0"/>
                    <w:jc w:val="both"/>
                    <w:rPr>
                      <w:bCs/>
                      <w:sz w:val="24"/>
                      <w:szCs w:val="24"/>
                    </w:rPr>
                  </w:pPr>
                  <w:r w:rsidRPr="003A6307">
                    <w:rPr>
                      <w:b/>
                      <w:bCs/>
                      <w:color w:val="000000"/>
                      <w:sz w:val="24"/>
                      <w:szCs w:val="24"/>
                    </w:rPr>
                    <w:t>(ERF/25/146)</w:t>
                  </w:r>
                  <w:r>
                    <w:rPr>
                      <w:color w:val="000000"/>
                      <w:sz w:val="24"/>
                      <w:szCs w:val="24"/>
                    </w:rPr>
                    <w:t xml:space="preserve"> </w:t>
                  </w:r>
                  <w:r w:rsidRPr="005200BE" w:rsidR="006C2DCA">
                    <w:rPr>
                      <w:color w:val="000000"/>
                      <w:sz w:val="24"/>
                      <w:szCs w:val="24"/>
                    </w:rPr>
                    <w:t>On 05/11/2025, during the lyophilization primary drying stage (Step-4) of Recombinant Insulin Glargine Batch No. RIG25009, the vacuum pressure was observed to be outside the specified momentary fluctuation limits between 09:38 and 15:07 hours (approximately 5 hours and 31 minutes).</w:t>
                  </w:r>
                  <w:r w:rsidRPr="005200BE" w:rsidR="006C2DCA">
                    <w:rPr>
                      <w:color w:val="000000"/>
                      <w:sz w:val="24"/>
                      <w:szCs w:val="24"/>
                    </w:rPr>
                    <w:br/>
                  </w:r>
                  <w:r w:rsidRPr="005200BE" w:rsidR="006C2DCA">
                    <w:rPr>
                      <w:color w:val="000000"/>
                      <w:sz w:val="24"/>
                      <w:szCs w:val="24"/>
                    </w:rPr>
                    <w:t xml:space="preserve">The recorded vacuum pressure ranged from a minimum of 447 µbar to a maximum of 545 µbar, against the BMR-RIGC3-00 acceptance criterion of 500–1000 µbar (CPP) during the </w:t>
                  </w:r>
                  <w:r w:rsidRPr="005200BE" w:rsidR="006C2DCA">
                    <w:rPr>
                      <w:color w:val="000000"/>
                      <w:sz w:val="24"/>
                      <w:szCs w:val="24"/>
                    </w:rPr>
                    <w:t>primary drying stage (Step-4).</w:t>
                  </w:r>
                </w:p>
              </w:tc>
              <w:tc>
                <w:tcPr>
                  <w:tcW w:w="1054" w:type="pct"/>
                </w:tcPr>
                <w:p w:rsidRPr="00593964" w:rsidR="006C2DCA" w:rsidP="006C2DCA" w:rsidRDefault="006C2DCA" w14:paraId="211C06FD" w14:textId="3626D3A6">
                  <w:pPr>
                    <w:pStyle w:val="ListParagraph"/>
                    <w:spacing w:line="276" w:lineRule="auto"/>
                    <w:ind w:left="0"/>
                    <w:jc w:val="both"/>
                    <w:rPr>
                      <w:bCs/>
                      <w:sz w:val="24"/>
                      <w:szCs w:val="24"/>
                    </w:rPr>
                  </w:pPr>
                  <w:r w:rsidRPr="008B3381">
                    <w:rPr>
                      <w:sz w:val="24"/>
                      <w:szCs w:val="24"/>
                    </w:rPr>
                    <w:t xml:space="preserve">The observed vacuum pressure excursion during the primary drying stage (Step-4) of Batch No. RIG25009 attributed to the inherent control system bandwidth characteristics. The vacuum control system designed to maintain pressure around the set point; however, due to its control bandwidth and response characteristics, it permits temporary deviations below the set point. In this instance, although the set point was 500 µbar, the system allowed fluctuations down to 447 µbar. Since </w:t>
                  </w:r>
                  <w:r w:rsidRPr="008B3381">
                    <w:rPr>
                      <w:sz w:val="24"/>
                      <w:szCs w:val="24"/>
                    </w:rPr>
                    <w:t>the defined acceptance range for primary drying is 500–1000 µbar, these inherent system fluctuations resulted in a momentary deviation outside the specified limits.</w:t>
                  </w:r>
                  <w:r>
                    <w:rPr>
                      <w:sz w:val="24"/>
                      <w:szCs w:val="24"/>
                    </w:rPr>
                    <w:t xml:space="preserve"> The root cause can be categorized “Machine</w:t>
                  </w:r>
                  <w:r w:rsidR="00A0493C">
                    <w:rPr>
                      <w:sz w:val="24"/>
                      <w:szCs w:val="24"/>
                    </w:rPr>
                    <w:t xml:space="preserve"> / Equipment.”</w:t>
                  </w:r>
                </w:p>
              </w:tc>
              <w:tc>
                <w:tcPr>
                  <w:tcW w:w="2200" w:type="pct"/>
                </w:tcPr>
                <w:p w:rsidR="006C2DCA" w:rsidP="006C2DCA" w:rsidRDefault="006C2DCA" w14:paraId="108DC423" w14:textId="77777777">
                  <w:pPr>
                    <w:spacing w:line="256" w:lineRule="auto"/>
                    <w:jc w:val="both"/>
                    <w:rPr>
                      <w:sz w:val="24"/>
                      <w:szCs w:val="24"/>
                      <w:lang w:val="en-IN"/>
                    </w:rPr>
                  </w:pPr>
                  <w:r w:rsidRPr="004C17D5">
                    <w:rPr>
                      <w:sz w:val="24"/>
                      <w:szCs w:val="24"/>
                    </w:rPr>
                    <w:t xml:space="preserve">Based on the performance across executed batches, an </w:t>
                  </w:r>
                  <w:r w:rsidRPr="005200BE">
                    <w:rPr>
                      <w:sz w:val="24"/>
                      <w:szCs w:val="24"/>
                    </w:rPr>
                    <w:t>allowance range for vacuum pressure</w:t>
                  </w:r>
                  <w:r w:rsidRPr="004C17D5">
                    <w:rPr>
                      <w:sz w:val="24"/>
                      <w:szCs w:val="24"/>
                    </w:rPr>
                    <w:t xml:space="preserve"> will be formally defined for each step of the freeze-drying process. The revised controlling bands and operating ranges will be implemented in the process control documentation and used for monitoring and evaluation during ongoing and future cycles.</w:t>
                  </w:r>
                  <w:r w:rsidRPr="007A390B" w:rsidDel="005410B7">
                    <w:rPr>
                      <w:sz w:val="24"/>
                      <w:szCs w:val="24"/>
                      <w:lang w:val="en-IN"/>
                    </w:rPr>
                    <w:t xml:space="preserve"> </w:t>
                  </w:r>
                </w:p>
                <w:tbl>
                  <w:tblPr>
                    <w:tblStyle w:val="TableGrid"/>
                    <w:tblW w:w="0" w:type="auto"/>
                    <w:jc w:val="center"/>
                    <w:tblLook w:val="04A0" w:firstRow="1" w:lastRow="0" w:firstColumn="1" w:lastColumn="0" w:noHBand="0" w:noVBand="1"/>
                  </w:tblPr>
                  <w:tblGrid>
                    <w:gridCol w:w="1212"/>
                    <w:gridCol w:w="753"/>
                    <w:gridCol w:w="1382"/>
                    <w:gridCol w:w="1251"/>
                  </w:tblGrid>
                  <w:tr w:rsidRPr="005410B7" w:rsidR="006C2DCA" w:rsidTr="00872D7E" w14:paraId="1AAF53AC" w14:textId="77777777">
                    <w:trPr>
                      <w:jc w:val="center"/>
                    </w:trPr>
                    <w:tc>
                      <w:tcPr>
                        <w:tcW w:w="0" w:type="auto"/>
                        <w:hideMark/>
                      </w:tcPr>
                      <w:p w:rsidRPr="005410B7" w:rsidR="006C2DCA" w:rsidP="006C2DCA" w:rsidRDefault="006C2DCA" w14:paraId="29AA363A" w14:textId="77777777">
                        <w:pPr>
                          <w:jc w:val="center"/>
                          <w:rPr>
                            <w:b/>
                            <w:bCs/>
                            <w:sz w:val="24"/>
                            <w:szCs w:val="24"/>
                            <w:lang w:val="en-IN" w:eastAsia="en-IN"/>
                          </w:rPr>
                        </w:pPr>
                        <w:r w:rsidRPr="005410B7">
                          <w:rPr>
                            <w:b/>
                            <w:bCs/>
                            <w:sz w:val="24"/>
                            <w:szCs w:val="24"/>
                            <w:lang w:val="en-IN" w:eastAsia="en-IN"/>
                          </w:rPr>
                          <w:t>Step</w:t>
                        </w:r>
                      </w:p>
                    </w:tc>
                    <w:tc>
                      <w:tcPr>
                        <w:tcW w:w="0" w:type="auto"/>
                        <w:hideMark/>
                      </w:tcPr>
                      <w:p w:rsidRPr="005410B7" w:rsidR="006C2DCA" w:rsidP="006C2DCA" w:rsidRDefault="006C2DCA" w14:paraId="01EF1BCD" w14:textId="77777777">
                        <w:pPr>
                          <w:jc w:val="center"/>
                          <w:rPr>
                            <w:b/>
                            <w:bCs/>
                            <w:sz w:val="24"/>
                            <w:szCs w:val="24"/>
                            <w:lang w:val="en-IN" w:eastAsia="en-IN"/>
                          </w:rPr>
                        </w:pPr>
                        <w:r w:rsidRPr="005410B7">
                          <w:rPr>
                            <w:b/>
                            <w:bCs/>
                            <w:sz w:val="24"/>
                            <w:szCs w:val="24"/>
                            <w:lang w:val="en-IN" w:eastAsia="en-IN"/>
                          </w:rPr>
                          <w:t>Set Point (</w:t>
                        </w:r>
                        <w:r>
                          <w:rPr>
                            <w:b/>
                            <w:bCs/>
                            <w:sz w:val="24"/>
                            <w:szCs w:val="24"/>
                            <w:lang w:val="en-IN" w:eastAsia="en-IN"/>
                          </w:rPr>
                          <w:t>µ Bar</w:t>
                        </w:r>
                        <w:r w:rsidRPr="005410B7">
                          <w:rPr>
                            <w:b/>
                            <w:bCs/>
                            <w:sz w:val="24"/>
                            <w:szCs w:val="24"/>
                            <w:lang w:val="en-IN" w:eastAsia="en-IN"/>
                          </w:rPr>
                          <w:t>)</w:t>
                        </w:r>
                      </w:p>
                    </w:tc>
                    <w:tc>
                      <w:tcPr>
                        <w:tcW w:w="0" w:type="auto"/>
                        <w:hideMark/>
                      </w:tcPr>
                      <w:p w:rsidRPr="005410B7" w:rsidR="006C2DCA" w:rsidP="006C2DCA" w:rsidRDefault="006C2DCA" w14:paraId="4D0A3AF3" w14:textId="77777777">
                        <w:pPr>
                          <w:jc w:val="center"/>
                          <w:rPr>
                            <w:b/>
                            <w:bCs/>
                            <w:sz w:val="24"/>
                            <w:szCs w:val="24"/>
                            <w:lang w:val="en-IN" w:eastAsia="en-IN"/>
                          </w:rPr>
                        </w:pPr>
                        <w:r w:rsidRPr="005410B7">
                          <w:rPr>
                            <w:b/>
                            <w:bCs/>
                            <w:sz w:val="24"/>
                            <w:szCs w:val="24"/>
                            <w:lang w:val="en-IN" w:eastAsia="en-IN"/>
                          </w:rPr>
                          <w:t>Proposed Controlling Band</w:t>
                        </w:r>
                      </w:p>
                    </w:tc>
                    <w:tc>
                      <w:tcPr>
                        <w:tcW w:w="0" w:type="auto"/>
                        <w:hideMark/>
                      </w:tcPr>
                      <w:p w:rsidRPr="005410B7" w:rsidR="006C2DCA" w:rsidP="006C2DCA" w:rsidRDefault="006C2DCA" w14:paraId="1C844DF4" w14:textId="77777777">
                        <w:pPr>
                          <w:jc w:val="center"/>
                          <w:rPr>
                            <w:b/>
                            <w:bCs/>
                            <w:sz w:val="24"/>
                            <w:szCs w:val="24"/>
                            <w:lang w:val="en-IN" w:eastAsia="en-IN"/>
                          </w:rPr>
                        </w:pPr>
                        <w:r w:rsidRPr="005410B7">
                          <w:rPr>
                            <w:b/>
                            <w:bCs/>
                            <w:sz w:val="24"/>
                            <w:szCs w:val="24"/>
                            <w:lang w:val="en-IN" w:eastAsia="en-IN"/>
                          </w:rPr>
                          <w:t>Proposed Operating Range</w:t>
                        </w:r>
                      </w:p>
                    </w:tc>
                  </w:tr>
                  <w:tr w:rsidRPr="005410B7" w:rsidR="006C2DCA" w:rsidTr="00872D7E" w14:paraId="0B1A53B3" w14:textId="77777777">
                    <w:trPr>
                      <w:jc w:val="center"/>
                    </w:trPr>
                    <w:tc>
                      <w:tcPr>
                        <w:tcW w:w="0" w:type="auto"/>
                        <w:hideMark/>
                      </w:tcPr>
                      <w:p w:rsidRPr="005410B7" w:rsidR="006C2DCA" w:rsidP="006C2DCA" w:rsidRDefault="006C2DCA" w14:paraId="5329B2A4" w14:textId="77777777">
                        <w:pPr>
                          <w:jc w:val="center"/>
                          <w:rPr>
                            <w:sz w:val="24"/>
                            <w:szCs w:val="24"/>
                            <w:lang w:val="en-IN" w:eastAsia="en-IN"/>
                          </w:rPr>
                        </w:pPr>
                        <w:r w:rsidRPr="005410B7">
                          <w:rPr>
                            <w:sz w:val="24"/>
                            <w:szCs w:val="24"/>
                            <w:lang w:val="en-IN" w:eastAsia="en-IN"/>
                          </w:rPr>
                          <w:t>Primary Drying – Step 1</w:t>
                        </w:r>
                      </w:p>
                    </w:tc>
                    <w:tc>
                      <w:tcPr>
                        <w:tcW w:w="0" w:type="auto"/>
                        <w:hideMark/>
                      </w:tcPr>
                      <w:p w:rsidRPr="005410B7" w:rsidR="006C2DCA" w:rsidP="006C2DCA" w:rsidRDefault="006C2DCA" w14:paraId="01B73086" w14:textId="77777777">
                        <w:pPr>
                          <w:jc w:val="center"/>
                          <w:rPr>
                            <w:sz w:val="24"/>
                            <w:szCs w:val="24"/>
                            <w:lang w:val="en-IN" w:eastAsia="en-IN"/>
                          </w:rPr>
                        </w:pPr>
                        <w:r w:rsidRPr="005410B7">
                          <w:rPr>
                            <w:sz w:val="24"/>
                            <w:szCs w:val="24"/>
                            <w:lang w:val="en-IN" w:eastAsia="en-IN"/>
                          </w:rPr>
                          <w:t>800</w:t>
                        </w:r>
                      </w:p>
                    </w:tc>
                    <w:tc>
                      <w:tcPr>
                        <w:tcW w:w="0" w:type="auto"/>
                        <w:hideMark/>
                      </w:tcPr>
                      <w:p w:rsidRPr="005410B7" w:rsidR="006C2DCA" w:rsidP="006C2DCA" w:rsidRDefault="006C2DCA" w14:paraId="6BCD2A37" w14:textId="77777777">
                        <w:pPr>
                          <w:jc w:val="center"/>
                          <w:rPr>
                            <w:sz w:val="24"/>
                            <w:szCs w:val="24"/>
                            <w:lang w:val="en-IN" w:eastAsia="en-IN"/>
                          </w:rPr>
                        </w:pPr>
                        <w:r w:rsidRPr="005410B7">
                          <w:rPr>
                            <w:sz w:val="24"/>
                            <w:szCs w:val="24"/>
                            <w:lang w:val="en-IN" w:eastAsia="en-IN"/>
                          </w:rPr>
                          <w:t>±150</w:t>
                        </w:r>
                      </w:p>
                    </w:tc>
                    <w:tc>
                      <w:tcPr>
                        <w:tcW w:w="0" w:type="auto"/>
                        <w:hideMark/>
                      </w:tcPr>
                      <w:p w:rsidRPr="005410B7" w:rsidR="006C2DCA" w:rsidP="006C2DCA" w:rsidRDefault="006C2DCA" w14:paraId="38D98043" w14:textId="77777777">
                        <w:pPr>
                          <w:jc w:val="center"/>
                          <w:rPr>
                            <w:sz w:val="24"/>
                            <w:szCs w:val="24"/>
                            <w:lang w:val="en-IN" w:eastAsia="en-IN"/>
                          </w:rPr>
                        </w:pPr>
                        <w:r w:rsidRPr="005200BE">
                          <w:rPr>
                            <w:sz w:val="24"/>
                            <w:szCs w:val="24"/>
                            <w:lang w:val="en-IN" w:eastAsia="en-IN"/>
                          </w:rPr>
                          <w:t>650 – 950</w:t>
                        </w:r>
                      </w:p>
                    </w:tc>
                  </w:tr>
                  <w:tr w:rsidRPr="005410B7" w:rsidR="006C2DCA" w:rsidTr="00872D7E" w14:paraId="13BEFC2D" w14:textId="77777777">
                    <w:trPr>
                      <w:jc w:val="center"/>
                    </w:trPr>
                    <w:tc>
                      <w:tcPr>
                        <w:tcW w:w="0" w:type="auto"/>
                        <w:hideMark/>
                      </w:tcPr>
                      <w:p w:rsidRPr="005410B7" w:rsidR="006C2DCA" w:rsidP="006C2DCA" w:rsidRDefault="006C2DCA" w14:paraId="0C09A6D7" w14:textId="77777777">
                        <w:pPr>
                          <w:jc w:val="center"/>
                          <w:rPr>
                            <w:sz w:val="24"/>
                            <w:szCs w:val="24"/>
                            <w:lang w:val="en-IN" w:eastAsia="en-IN"/>
                          </w:rPr>
                        </w:pPr>
                        <w:r w:rsidRPr="005410B7">
                          <w:rPr>
                            <w:sz w:val="24"/>
                            <w:szCs w:val="24"/>
                            <w:lang w:val="en-IN" w:eastAsia="en-IN"/>
                          </w:rPr>
                          <w:t>Primary Drying – Step 2</w:t>
                        </w:r>
                        <w:r>
                          <w:rPr>
                            <w:sz w:val="24"/>
                            <w:szCs w:val="24"/>
                            <w:lang w:val="en-IN" w:eastAsia="en-IN"/>
                          </w:rPr>
                          <w:t>/3</w:t>
                        </w:r>
                      </w:p>
                    </w:tc>
                    <w:tc>
                      <w:tcPr>
                        <w:tcW w:w="0" w:type="auto"/>
                        <w:hideMark/>
                      </w:tcPr>
                      <w:p w:rsidRPr="005410B7" w:rsidR="006C2DCA" w:rsidP="006C2DCA" w:rsidRDefault="006C2DCA" w14:paraId="69522B0B" w14:textId="77777777">
                        <w:pPr>
                          <w:jc w:val="center"/>
                          <w:rPr>
                            <w:sz w:val="24"/>
                            <w:szCs w:val="24"/>
                            <w:lang w:val="en-IN" w:eastAsia="en-IN"/>
                          </w:rPr>
                        </w:pPr>
                        <w:r w:rsidRPr="005410B7">
                          <w:rPr>
                            <w:sz w:val="24"/>
                            <w:szCs w:val="24"/>
                            <w:lang w:val="en-IN" w:eastAsia="en-IN"/>
                          </w:rPr>
                          <w:t>600</w:t>
                        </w:r>
                      </w:p>
                    </w:tc>
                    <w:tc>
                      <w:tcPr>
                        <w:tcW w:w="0" w:type="auto"/>
                        <w:hideMark/>
                      </w:tcPr>
                      <w:p w:rsidRPr="005410B7" w:rsidR="006C2DCA" w:rsidP="006C2DCA" w:rsidRDefault="006C2DCA" w14:paraId="104A33E5" w14:textId="77777777">
                        <w:pPr>
                          <w:jc w:val="center"/>
                          <w:rPr>
                            <w:sz w:val="24"/>
                            <w:szCs w:val="24"/>
                            <w:lang w:val="en-IN" w:eastAsia="en-IN"/>
                          </w:rPr>
                        </w:pPr>
                        <w:r w:rsidRPr="005410B7">
                          <w:rPr>
                            <w:sz w:val="24"/>
                            <w:szCs w:val="24"/>
                            <w:lang w:val="en-IN" w:eastAsia="en-IN"/>
                          </w:rPr>
                          <w:t>±120</w:t>
                        </w:r>
                      </w:p>
                    </w:tc>
                    <w:tc>
                      <w:tcPr>
                        <w:tcW w:w="0" w:type="auto"/>
                        <w:hideMark/>
                      </w:tcPr>
                      <w:p w:rsidRPr="005410B7" w:rsidR="006C2DCA" w:rsidP="006C2DCA" w:rsidRDefault="006C2DCA" w14:paraId="09B58514" w14:textId="77777777">
                        <w:pPr>
                          <w:jc w:val="center"/>
                          <w:rPr>
                            <w:sz w:val="24"/>
                            <w:szCs w:val="24"/>
                            <w:lang w:val="en-IN" w:eastAsia="en-IN"/>
                          </w:rPr>
                        </w:pPr>
                        <w:r w:rsidRPr="005200BE">
                          <w:rPr>
                            <w:sz w:val="24"/>
                            <w:szCs w:val="24"/>
                            <w:lang w:val="en-IN" w:eastAsia="en-IN"/>
                          </w:rPr>
                          <w:t>480 – 720</w:t>
                        </w:r>
                      </w:p>
                    </w:tc>
                  </w:tr>
                  <w:tr w:rsidRPr="005410B7" w:rsidR="006C2DCA" w:rsidTr="00872D7E" w14:paraId="24BD8E5B" w14:textId="77777777">
                    <w:trPr>
                      <w:jc w:val="center"/>
                    </w:trPr>
                    <w:tc>
                      <w:tcPr>
                        <w:tcW w:w="0" w:type="auto"/>
                        <w:hideMark/>
                      </w:tcPr>
                      <w:p w:rsidRPr="005410B7" w:rsidR="006C2DCA" w:rsidP="006C2DCA" w:rsidRDefault="006C2DCA" w14:paraId="20DD0EC2" w14:textId="77777777">
                        <w:pPr>
                          <w:jc w:val="center"/>
                          <w:rPr>
                            <w:sz w:val="24"/>
                            <w:szCs w:val="24"/>
                            <w:lang w:val="en-IN" w:eastAsia="en-IN"/>
                          </w:rPr>
                        </w:pPr>
                        <w:r w:rsidRPr="005410B7">
                          <w:rPr>
                            <w:sz w:val="24"/>
                            <w:szCs w:val="24"/>
                            <w:lang w:val="en-IN" w:eastAsia="en-IN"/>
                          </w:rPr>
                          <w:t>Primary Drying – Step 4</w:t>
                        </w:r>
                      </w:p>
                    </w:tc>
                    <w:tc>
                      <w:tcPr>
                        <w:tcW w:w="0" w:type="auto"/>
                        <w:hideMark/>
                      </w:tcPr>
                      <w:p w:rsidRPr="005410B7" w:rsidR="006C2DCA" w:rsidP="006C2DCA" w:rsidRDefault="006C2DCA" w14:paraId="5B8BFC18" w14:textId="77777777">
                        <w:pPr>
                          <w:jc w:val="center"/>
                          <w:rPr>
                            <w:sz w:val="24"/>
                            <w:szCs w:val="24"/>
                            <w:lang w:val="en-IN" w:eastAsia="en-IN"/>
                          </w:rPr>
                        </w:pPr>
                        <w:r w:rsidRPr="005410B7">
                          <w:rPr>
                            <w:sz w:val="24"/>
                            <w:szCs w:val="24"/>
                            <w:lang w:val="en-IN" w:eastAsia="en-IN"/>
                          </w:rPr>
                          <w:t>500</w:t>
                        </w:r>
                      </w:p>
                    </w:tc>
                    <w:tc>
                      <w:tcPr>
                        <w:tcW w:w="0" w:type="auto"/>
                        <w:hideMark/>
                      </w:tcPr>
                      <w:p w:rsidRPr="005410B7" w:rsidR="006C2DCA" w:rsidP="006C2DCA" w:rsidRDefault="006C2DCA" w14:paraId="245319D5" w14:textId="77777777">
                        <w:pPr>
                          <w:jc w:val="center"/>
                          <w:rPr>
                            <w:sz w:val="24"/>
                            <w:szCs w:val="24"/>
                            <w:lang w:val="en-IN" w:eastAsia="en-IN"/>
                          </w:rPr>
                        </w:pPr>
                        <w:r w:rsidRPr="005410B7">
                          <w:rPr>
                            <w:sz w:val="24"/>
                            <w:szCs w:val="24"/>
                            <w:lang w:val="en-IN" w:eastAsia="en-IN"/>
                          </w:rPr>
                          <w:t>±120</w:t>
                        </w:r>
                      </w:p>
                    </w:tc>
                    <w:tc>
                      <w:tcPr>
                        <w:tcW w:w="0" w:type="auto"/>
                        <w:hideMark/>
                      </w:tcPr>
                      <w:p w:rsidRPr="005410B7" w:rsidR="006C2DCA" w:rsidP="006C2DCA" w:rsidRDefault="006C2DCA" w14:paraId="2312D68C" w14:textId="77777777">
                        <w:pPr>
                          <w:jc w:val="center"/>
                          <w:rPr>
                            <w:sz w:val="24"/>
                            <w:szCs w:val="24"/>
                            <w:lang w:val="en-IN" w:eastAsia="en-IN"/>
                          </w:rPr>
                        </w:pPr>
                        <w:r w:rsidRPr="005200BE">
                          <w:rPr>
                            <w:sz w:val="24"/>
                            <w:szCs w:val="24"/>
                            <w:lang w:val="en-IN" w:eastAsia="en-IN"/>
                          </w:rPr>
                          <w:t>380 – 620</w:t>
                        </w:r>
                      </w:p>
                    </w:tc>
                  </w:tr>
                  <w:tr w:rsidRPr="005410B7" w:rsidR="006C2DCA" w:rsidTr="00872D7E" w14:paraId="5A171025" w14:textId="77777777">
                    <w:trPr>
                      <w:jc w:val="center"/>
                    </w:trPr>
                    <w:tc>
                      <w:tcPr>
                        <w:tcW w:w="0" w:type="auto"/>
                      </w:tcPr>
                      <w:p w:rsidRPr="005410B7" w:rsidR="006C2DCA" w:rsidP="006C2DCA" w:rsidRDefault="006C2DCA" w14:paraId="170AF634" w14:textId="77777777">
                        <w:pPr>
                          <w:jc w:val="center"/>
                          <w:rPr>
                            <w:sz w:val="24"/>
                            <w:szCs w:val="24"/>
                            <w:lang w:val="en-IN" w:eastAsia="en-IN"/>
                          </w:rPr>
                        </w:pPr>
                        <w:r>
                          <w:rPr>
                            <w:sz w:val="24"/>
                            <w:szCs w:val="24"/>
                            <w:lang w:val="en-IN" w:eastAsia="en-IN"/>
                          </w:rPr>
                          <w:t xml:space="preserve">Secondary Drying Step 1 /2 </w:t>
                        </w:r>
                      </w:p>
                    </w:tc>
                    <w:tc>
                      <w:tcPr>
                        <w:tcW w:w="0" w:type="auto"/>
                      </w:tcPr>
                      <w:p w:rsidRPr="005410B7" w:rsidR="006C2DCA" w:rsidP="006C2DCA" w:rsidRDefault="006C2DCA" w14:paraId="1A93E4C3" w14:textId="77777777">
                        <w:pPr>
                          <w:jc w:val="center"/>
                          <w:rPr>
                            <w:sz w:val="24"/>
                            <w:szCs w:val="24"/>
                            <w:lang w:val="en-IN" w:eastAsia="en-IN"/>
                          </w:rPr>
                        </w:pPr>
                        <w:r>
                          <w:rPr>
                            <w:sz w:val="24"/>
                            <w:szCs w:val="24"/>
                            <w:lang w:val="en-IN" w:eastAsia="en-IN"/>
                          </w:rPr>
                          <w:t>250</w:t>
                        </w:r>
                      </w:p>
                    </w:tc>
                    <w:tc>
                      <w:tcPr>
                        <w:tcW w:w="0" w:type="auto"/>
                      </w:tcPr>
                      <w:p w:rsidRPr="005410B7" w:rsidR="006C2DCA" w:rsidP="006C2DCA" w:rsidRDefault="006C2DCA" w14:paraId="36BBC556" w14:textId="77777777">
                        <w:pPr>
                          <w:jc w:val="center"/>
                          <w:rPr>
                            <w:sz w:val="24"/>
                            <w:szCs w:val="24"/>
                            <w:lang w:val="en-IN" w:eastAsia="en-IN"/>
                          </w:rPr>
                        </w:pPr>
                        <w:r>
                          <w:rPr>
                            <w:sz w:val="24"/>
                            <w:szCs w:val="24"/>
                            <w:lang w:val="en-IN" w:eastAsia="en-IN"/>
                          </w:rPr>
                          <w:t>200-600</w:t>
                        </w:r>
                      </w:p>
                    </w:tc>
                    <w:tc>
                      <w:tcPr>
                        <w:tcW w:w="0" w:type="auto"/>
                      </w:tcPr>
                      <w:p w:rsidRPr="005200BE" w:rsidR="006C2DCA" w:rsidP="006C2DCA" w:rsidRDefault="006C2DCA" w14:paraId="5C8E4C6E" w14:textId="77777777">
                        <w:pPr>
                          <w:jc w:val="center"/>
                          <w:rPr>
                            <w:sz w:val="24"/>
                            <w:szCs w:val="24"/>
                            <w:lang w:val="en-IN" w:eastAsia="en-IN"/>
                          </w:rPr>
                        </w:pPr>
                        <w:r>
                          <w:rPr>
                            <w:sz w:val="24"/>
                            <w:szCs w:val="24"/>
                            <w:lang w:val="en-IN" w:eastAsia="en-IN"/>
                          </w:rPr>
                          <w:t>200-600</w:t>
                        </w:r>
                      </w:p>
                    </w:tc>
                  </w:tr>
                </w:tbl>
                <w:p w:rsidR="006C2DCA" w:rsidP="006C2DCA" w:rsidRDefault="006C2DCA" w14:paraId="41D342C5" w14:textId="0A92541C">
                  <w:pPr>
                    <w:rPr>
                      <w:sz w:val="24"/>
                      <w:szCs w:val="24"/>
                      <w:lang w:val="en-IN" w:eastAsia="en-IN"/>
                    </w:rPr>
                  </w:pPr>
                  <w:r w:rsidRPr="1DE8277F">
                    <w:rPr>
                      <w:sz w:val="24"/>
                      <w:szCs w:val="24"/>
                      <w:lang w:val="en-IN" w:eastAsia="en-IN"/>
                    </w:rPr>
                    <w:t>These changes shall be incorporated into BMR-100-RIGC</w:t>
                  </w:r>
                  <w:r w:rsidRPr="1DE8277F" w:rsidR="00A0493C">
                    <w:rPr>
                      <w:sz w:val="24"/>
                      <w:szCs w:val="24"/>
                      <w:lang w:val="en-IN" w:eastAsia="en-IN"/>
                    </w:rPr>
                    <w:t>3.</w:t>
                  </w:r>
                  <w:r>
                    <w:rPr>
                      <w:sz w:val="24"/>
                      <w:szCs w:val="24"/>
                      <w:lang w:val="en-IN" w:eastAsia="en-IN"/>
                    </w:rPr>
                    <w:t xml:space="preserve"> The data suggests that there are momentary excursions reported during cycle are inherent to the system control. Hence this note shall be included in </w:t>
                  </w:r>
                  <w:r w:rsidRPr="1DE8277F">
                    <w:rPr>
                      <w:sz w:val="24"/>
                      <w:szCs w:val="24"/>
                      <w:lang w:val="en-IN" w:eastAsia="en-IN"/>
                    </w:rPr>
                    <w:t>BMR-100-RIGC3</w:t>
                  </w:r>
                  <w:r>
                    <w:rPr>
                      <w:sz w:val="24"/>
                      <w:szCs w:val="24"/>
                      <w:lang w:val="en-IN" w:eastAsia="en-IN"/>
                    </w:rPr>
                    <w:t>.</w:t>
                  </w:r>
                </w:p>
                <w:p w:rsidRPr="00317275" w:rsidR="006C2DCA" w:rsidP="006C2DCA" w:rsidRDefault="006C2DCA" w14:paraId="60B5458C" w14:textId="77777777">
                  <w:pPr>
                    <w:rPr>
                      <w:sz w:val="24"/>
                      <w:szCs w:val="24"/>
                      <w:lang w:val="en-IN" w:eastAsia="en-IN"/>
                    </w:rPr>
                  </w:pPr>
                </w:p>
                <w:p w:rsidRPr="00593964" w:rsidR="006C2DCA" w:rsidP="006C2DCA" w:rsidRDefault="006C2DCA" w14:paraId="6BF66F42" w14:textId="2AB1709E">
                  <w:pPr>
                    <w:spacing w:line="276" w:lineRule="auto"/>
                    <w:jc w:val="both"/>
                    <w:rPr>
                      <w:bCs/>
                      <w:sz w:val="24"/>
                      <w:szCs w:val="24"/>
                    </w:rPr>
                  </w:pPr>
                  <w:r w:rsidRPr="1DE8277F">
                    <w:rPr>
                      <w:sz w:val="24"/>
                      <w:szCs w:val="24"/>
                      <w:lang w:val="en-IN" w:eastAsia="en-IN"/>
                    </w:rPr>
                    <w:t xml:space="preserve">Additionally, it is proposed to revise the vacuum pressure range currently specified in the BMR from a single value of 500–1000 µbar to </w:t>
                  </w:r>
                  <w:r w:rsidRPr="1DE8277F" w:rsidR="00A0493C">
                    <w:rPr>
                      <w:sz w:val="24"/>
                      <w:szCs w:val="24"/>
                      <w:lang w:val="en-IN" w:eastAsia="en-IN"/>
                    </w:rPr>
                    <w:t>stepwise</w:t>
                  </w:r>
                  <w:r w:rsidRPr="1DE8277F">
                    <w:rPr>
                      <w:sz w:val="24"/>
                      <w:szCs w:val="24"/>
                      <w:lang w:val="en-IN" w:eastAsia="en-IN"/>
                    </w:rPr>
                    <w:t xml:space="preserve"> set points for each stage of primary and secondary drying, ensuring alignment with the actual recipe of the Lyophilization cycle.</w:t>
                  </w:r>
                  <w:r>
                    <w:rPr>
                      <w:sz w:val="24"/>
                      <w:szCs w:val="24"/>
                      <w:lang w:val="en-IN" w:eastAsia="en-IN"/>
                    </w:rPr>
                    <w:t xml:space="preserve"> This shall be also incorporated in </w:t>
                  </w:r>
                  <w:r w:rsidRPr="1DE8277F">
                    <w:rPr>
                      <w:sz w:val="24"/>
                      <w:szCs w:val="24"/>
                      <w:lang w:val="en-IN" w:eastAsia="en-IN"/>
                    </w:rPr>
                    <w:t>BMR-100-RIGC3 and Process Control Strategy document.</w:t>
                  </w:r>
                </w:p>
              </w:tc>
              <w:tc>
                <w:tcPr>
                  <w:tcW w:w="739" w:type="pct"/>
                </w:tcPr>
                <w:p w:rsidRPr="00593964" w:rsidR="006C2DCA" w:rsidP="006C2DCA" w:rsidRDefault="006C2DCA" w14:paraId="5D3F765F" w14:textId="02B2127A">
                  <w:pPr>
                    <w:pStyle w:val="ListParagraph"/>
                    <w:spacing w:line="276" w:lineRule="auto"/>
                    <w:ind w:left="0"/>
                    <w:jc w:val="both"/>
                    <w:rPr>
                      <w:bCs/>
                      <w:sz w:val="24"/>
                      <w:szCs w:val="24"/>
                    </w:rPr>
                  </w:pPr>
                  <w:r>
                    <w:rPr>
                      <w:bCs/>
                      <w:sz w:val="24"/>
                      <w:szCs w:val="24"/>
                    </w:rPr>
                    <w:t>NA</w:t>
                  </w:r>
                </w:p>
              </w:tc>
            </w:tr>
            <w:tr w:rsidRPr="00593964" w:rsidR="00565145" w:rsidTr="006A2B70" w14:paraId="001CF9B7" w14:textId="77777777">
              <w:trPr>
                <w:trHeight w:val="4238"/>
              </w:trPr>
              <w:tc>
                <w:tcPr>
                  <w:tcW w:w="232" w:type="pct"/>
                </w:tcPr>
                <w:p w:rsidRPr="00593964" w:rsidR="00565145" w:rsidP="006C2DCA" w:rsidRDefault="00565145" w14:paraId="09C65E70" w14:textId="3550FA49">
                  <w:pPr>
                    <w:pStyle w:val="ListParagraph"/>
                    <w:spacing w:line="276" w:lineRule="auto"/>
                    <w:ind w:left="0"/>
                    <w:jc w:val="both"/>
                    <w:rPr>
                      <w:bCs/>
                      <w:sz w:val="24"/>
                      <w:szCs w:val="24"/>
                    </w:rPr>
                  </w:pPr>
                  <w:r>
                    <w:rPr>
                      <w:bCs/>
                      <w:sz w:val="24"/>
                      <w:szCs w:val="24"/>
                    </w:rPr>
                    <w:t>3</w:t>
                  </w:r>
                </w:p>
              </w:tc>
              <w:tc>
                <w:tcPr>
                  <w:tcW w:w="775" w:type="pct"/>
                </w:tcPr>
                <w:p w:rsidRPr="0070707C" w:rsidR="00565145" w:rsidP="00565145" w:rsidRDefault="00565145" w14:paraId="72A49CF9" w14:textId="53A4121E">
                  <w:pPr>
                    <w:jc w:val="both"/>
                    <w:rPr>
                      <w:sz w:val="24"/>
                      <w:szCs w:val="24"/>
                    </w:rPr>
                  </w:pPr>
                  <w:r w:rsidRPr="00565145">
                    <w:rPr>
                      <w:b/>
                      <w:bCs/>
                      <w:sz w:val="24"/>
                      <w:szCs w:val="24"/>
                    </w:rPr>
                    <w:t>(ERF/25/186)</w:t>
                  </w:r>
                  <w:r>
                    <w:rPr>
                      <w:sz w:val="24"/>
                      <w:szCs w:val="24"/>
                    </w:rPr>
                    <w:t xml:space="preserve"> </w:t>
                  </w:r>
                  <w:r w:rsidRPr="0070707C">
                    <w:rPr>
                      <w:sz w:val="24"/>
                      <w:szCs w:val="24"/>
                    </w:rPr>
                    <w:t xml:space="preserve">On 07/02/2026, during the batch processing of Recombinant Human Insulin Batch </w:t>
                  </w:r>
                  <w:r w:rsidRPr="0070707C" w:rsidR="00A0493C">
                    <w:rPr>
                      <w:sz w:val="24"/>
                      <w:szCs w:val="24"/>
                    </w:rPr>
                    <w:t>No. RHI</w:t>
                  </w:r>
                  <w:r w:rsidRPr="0070707C">
                    <w:rPr>
                      <w:sz w:val="24"/>
                      <w:szCs w:val="24"/>
                    </w:rPr>
                    <w:t xml:space="preserve">25063, it was observed that during batch processing in the Lyophilizer, the </w:t>
                  </w:r>
                  <w:r w:rsidRPr="0070707C" w:rsidR="00A0493C">
                    <w:rPr>
                      <w:sz w:val="24"/>
                      <w:szCs w:val="24"/>
                    </w:rPr>
                    <w:t>vacuum</w:t>
                  </w:r>
                  <w:r w:rsidRPr="0070707C">
                    <w:rPr>
                      <w:sz w:val="24"/>
                      <w:szCs w:val="24"/>
                    </w:rPr>
                    <w:t xml:space="preserve"> pressure exceeded the defined upper limit during the primary drying stage </w:t>
                  </w:r>
                  <w:r w:rsidRPr="0070707C" w:rsidR="00A0493C">
                    <w:rPr>
                      <w:sz w:val="24"/>
                      <w:szCs w:val="24"/>
                    </w:rPr>
                    <w:t>(step</w:t>
                  </w:r>
                  <w:r w:rsidRPr="0070707C">
                    <w:rPr>
                      <w:sz w:val="24"/>
                      <w:szCs w:val="24"/>
                    </w:rPr>
                    <w:t xml:space="preserve"> 04). At approximately 19:45 </w:t>
                  </w:r>
                  <w:r w:rsidRPr="0070707C" w:rsidR="00A0493C">
                    <w:rPr>
                      <w:sz w:val="24"/>
                      <w:szCs w:val="24"/>
                    </w:rPr>
                    <w:t>Hrs.</w:t>
                  </w:r>
                  <w:r w:rsidRPr="0070707C">
                    <w:rPr>
                      <w:sz w:val="24"/>
                      <w:szCs w:val="24"/>
                    </w:rPr>
                    <w:t xml:space="preserve">, the </w:t>
                  </w:r>
                  <w:r w:rsidRPr="0070707C">
                    <w:rPr>
                      <w:sz w:val="24"/>
                      <w:szCs w:val="24"/>
                    </w:rPr>
                    <w:t xml:space="preserve">vacuum pressure was showed 474.80 micro bar against a set point of 500 micro bar. However, at approximately 20:02 </w:t>
                  </w:r>
                  <w:r w:rsidRPr="0070707C" w:rsidR="00A0493C">
                    <w:rPr>
                      <w:sz w:val="24"/>
                      <w:szCs w:val="24"/>
                    </w:rPr>
                    <w:t>Hrs.</w:t>
                  </w:r>
                  <w:r w:rsidRPr="0070707C">
                    <w:rPr>
                      <w:sz w:val="24"/>
                      <w:szCs w:val="24"/>
                    </w:rPr>
                    <w:t xml:space="preserve">, the vacuum pressure increased to 874.40 micro bar, which is beyond the defined </w:t>
                  </w:r>
                  <w:r w:rsidRPr="0070707C" w:rsidR="00A0493C">
                    <w:rPr>
                      <w:sz w:val="24"/>
                      <w:szCs w:val="24"/>
                    </w:rPr>
                    <w:t>limit.</w:t>
                  </w:r>
                </w:p>
                <w:p w:rsidR="00565145" w:rsidP="006C2DCA" w:rsidRDefault="00565145" w14:paraId="1A2192E1" w14:textId="77777777">
                  <w:pPr>
                    <w:pStyle w:val="ListParagraph"/>
                    <w:spacing w:line="276" w:lineRule="auto"/>
                    <w:ind w:left="0"/>
                    <w:jc w:val="both"/>
                    <w:rPr>
                      <w:color w:val="000000"/>
                      <w:sz w:val="24"/>
                      <w:szCs w:val="24"/>
                    </w:rPr>
                  </w:pPr>
                </w:p>
              </w:tc>
              <w:tc>
                <w:tcPr>
                  <w:tcW w:w="1054" w:type="pct"/>
                </w:tcPr>
                <w:p w:rsidR="00565145" w:rsidP="00565145" w:rsidRDefault="00565145" w14:paraId="7DFCE468" w14:textId="77777777">
                  <w:pPr>
                    <w:tabs>
                      <w:tab w:val="left" w:pos="596"/>
                    </w:tabs>
                    <w:jc w:val="both"/>
                    <w:rPr>
                      <w:sz w:val="24"/>
                      <w:szCs w:val="24"/>
                    </w:rPr>
                  </w:pPr>
                  <w:r w:rsidRPr="7D462D08">
                    <w:rPr>
                      <w:sz w:val="24"/>
                      <w:szCs w:val="24"/>
                    </w:rPr>
                    <w:t xml:space="preserve">Based on the detailed investigation and the outcome, </w:t>
                  </w:r>
                  <w:r w:rsidRPr="00F516DE">
                    <w:rPr>
                      <w:sz w:val="24"/>
                      <w:szCs w:val="24"/>
                    </w:rPr>
                    <w:t xml:space="preserve">Intermittent malfunction of refrigeration expansion valve causing restricted refrigerant flow, resulting in reduced condenser cooling capacity, elevated condenser temperature, and subsequent vacuum pressure excursion during </w:t>
                  </w:r>
                  <w:r w:rsidRPr="00F516DE">
                    <w:rPr>
                      <w:sz w:val="24"/>
                      <w:szCs w:val="24"/>
                    </w:rPr>
                    <w:t>primary drying.</w:t>
                  </w:r>
                  <w:r>
                    <w:rPr>
                      <w:sz w:val="24"/>
                      <w:szCs w:val="24"/>
                    </w:rPr>
                    <w:t xml:space="preserve"> Also </w:t>
                  </w:r>
                </w:p>
                <w:p w:rsidRPr="00F516DE" w:rsidR="00565145" w:rsidP="00565145" w:rsidRDefault="00565145" w14:paraId="69D35321" w14:textId="5857E2D0">
                  <w:pPr>
                    <w:tabs>
                      <w:tab w:val="left" w:pos="596"/>
                    </w:tabs>
                    <w:jc w:val="both"/>
                    <w:rPr>
                      <w:sz w:val="24"/>
                      <w:szCs w:val="24"/>
                    </w:rPr>
                  </w:pPr>
                  <w:r>
                    <w:rPr>
                      <w:sz w:val="24"/>
                      <w:szCs w:val="24"/>
                    </w:rPr>
                    <w:t>I</w:t>
                  </w:r>
                  <w:r w:rsidRPr="7D462D08">
                    <w:rPr>
                      <w:sz w:val="24"/>
                      <w:szCs w:val="24"/>
                    </w:rPr>
                    <w:t xml:space="preserve">t was revealed that the Batch Manufacturing Record (BMR) did not include a procedure to </w:t>
                  </w:r>
                  <w:r w:rsidRPr="7D462D08" w:rsidR="00A0493C">
                    <w:rPr>
                      <w:sz w:val="24"/>
                      <w:szCs w:val="24"/>
                    </w:rPr>
                    <w:t>verify.</w:t>
                  </w:r>
                  <w:r w:rsidRPr="7D462D08">
                    <w:rPr>
                      <w:sz w:val="24"/>
                      <w:szCs w:val="24"/>
                    </w:rPr>
                    <w:t xml:space="preserve"> </w:t>
                  </w:r>
                </w:p>
                <w:p w:rsidRPr="008B3381" w:rsidR="00565145" w:rsidP="006C2DCA" w:rsidRDefault="00565145" w14:paraId="150C9151" w14:textId="77777777">
                  <w:pPr>
                    <w:pStyle w:val="ListParagraph"/>
                    <w:spacing w:line="276" w:lineRule="auto"/>
                    <w:ind w:left="0"/>
                    <w:jc w:val="both"/>
                    <w:rPr>
                      <w:sz w:val="24"/>
                      <w:szCs w:val="24"/>
                    </w:rPr>
                  </w:pPr>
                </w:p>
              </w:tc>
              <w:tc>
                <w:tcPr>
                  <w:tcW w:w="2200" w:type="pct"/>
                </w:tcPr>
                <w:p w:rsidR="00565145" w:rsidP="00565145" w:rsidRDefault="00565145" w14:paraId="1B542256" w14:textId="77777777">
                  <w:pPr>
                    <w:pStyle w:val="ListParagraph"/>
                    <w:numPr>
                      <w:ilvl w:val="0"/>
                      <w:numId w:val="5"/>
                    </w:numPr>
                    <w:tabs>
                      <w:tab w:val="left" w:pos="420"/>
                    </w:tabs>
                    <w:ind w:left="420"/>
                    <w:rPr>
                      <w:sz w:val="24"/>
                      <w:szCs w:val="24"/>
                      <w:lang w:val="en-IN"/>
                    </w:rPr>
                  </w:pPr>
                  <w:r w:rsidRPr="000C45AF">
                    <w:rPr>
                      <w:sz w:val="24"/>
                      <w:szCs w:val="24"/>
                      <w:lang w:val="en-IN"/>
                    </w:rPr>
                    <w:t xml:space="preserve">The needle valve was manually adjusted </w:t>
                  </w:r>
                  <w:r>
                    <w:rPr>
                      <w:sz w:val="24"/>
                      <w:szCs w:val="24"/>
                      <w:lang w:val="en-IN"/>
                    </w:rPr>
                    <w:t>based on</w:t>
                  </w:r>
                  <w:r w:rsidRPr="000C45AF">
                    <w:rPr>
                      <w:sz w:val="24"/>
                      <w:szCs w:val="24"/>
                      <w:lang w:val="en-IN"/>
                    </w:rPr>
                    <w:t xml:space="preserve"> </w:t>
                  </w:r>
                  <w:r>
                    <w:rPr>
                      <w:sz w:val="24"/>
                      <w:szCs w:val="24"/>
                      <w:lang w:val="en-IN"/>
                    </w:rPr>
                    <w:t xml:space="preserve">the work order </w:t>
                  </w:r>
                  <w:r w:rsidRPr="000C45AF">
                    <w:rPr>
                      <w:sz w:val="24"/>
                      <w:szCs w:val="24"/>
                      <w:lang w:val="en-IN"/>
                    </w:rPr>
                    <w:t>during the batch process to restore and maintain the vacuum pressure at 800 µbar, ensuring the pressure remained within the specified range as required</w:t>
                  </w:r>
                  <w:r>
                    <w:rPr>
                      <w:sz w:val="24"/>
                      <w:szCs w:val="24"/>
                      <w:lang w:val="en-IN"/>
                    </w:rPr>
                    <w:t>.</w:t>
                  </w:r>
                </w:p>
                <w:p w:rsidRPr="00565145" w:rsidR="00565145" w:rsidP="00565145" w:rsidRDefault="00565145" w14:paraId="1E2F8028" w14:textId="05B5EC9A">
                  <w:pPr>
                    <w:pStyle w:val="ListParagraph"/>
                    <w:numPr>
                      <w:ilvl w:val="0"/>
                      <w:numId w:val="5"/>
                    </w:numPr>
                    <w:tabs>
                      <w:tab w:val="left" w:pos="420"/>
                    </w:tabs>
                    <w:ind w:left="420"/>
                    <w:rPr>
                      <w:sz w:val="24"/>
                      <w:szCs w:val="24"/>
                      <w:lang w:val="en-IN"/>
                    </w:rPr>
                  </w:pPr>
                  <w:r w:rsidRPr="00565145">
                    <w:rPr>
                      <w:sz w:val="24"/>
                      <w:szCs w:val="24"/>
                    </w:rPr>
                    <w:t>As predictive maintenance, expansion valve replaced with a new one.</w:t>
                  </w:r>
                </w:p>
              </w:tc>
              <w:tc>
                <w:tcPr>
                  <w:tcW w:w="739" w:type="pct"/>
                </w:tcPr>
                <w:p w:rsidR="00565145" w:rsidP="00C55C47" w:rsidRDefault="00A929D9" w14:paraId="1F544D0F" w14:textId="5F1A7731">
                  <w:pPr>
                    <w:pStyle w:val="ListParagraph"/>
                    <w:spacing w:line="276" w:lineRule="auto"/>
                    <w:ind w:left="0"/>
                    <w:jc w:val="both"/>
                    <w:rPr>
                      <w:bCs/>
                      <w:sz w:val="24"/>
                      <w:szCs w:val="24"/>
                    </w:rPr>
                  </w:pPr>
                  <w:r>
                    <w:rPr>
                      <w:bCs/>
                      <w:sz w:val="24"/>
                      <w:szCs w:val="24"/>
                    </w:rPr>
                    <w:t>Historical review</w:t>
                  </w:r>
                  <w:r w:rsidR="00981499">
                    <w:rPr>
                      <w:bCs/>
                      <w:sz w:val="24"/>
                      <w:szCs w:val="24"/>
                    </w:rPr>
                    <w:t xml:space="preserve"> of vacuum pressure performance of previously executed batches will be conducted and based on this evaluation, appropriate operating ranges and control bands for each freeze-drying step will be defined and justified. The finalized </w:t>
                  </w:r>
                  <w:r w:rsidR="00981499">
                    <w:rPr>
                      <w:bCs/>
                      <w:sz w:val="24"/>
                      <w:szCs w:val="24"/>
                    </w:rPr>
                    <w:t>ranges will be incorporated in the process BMR and used for monitoring &amp; assessment.</w:t>
                  </w:r>
                </w:p>
              </w:tc>
            </w:tr>
          </w:tbl>
          <w:p w:rsidRPr="0021607D" w:rsidR="0021607D" w:rsidP="0021607D" w:rsidRDefault="0021607D" w14:paraId="5B279073" w14:textId="77777777">
            <w:pPr>
              <w:spacing w:before="60" w:line="256" w:lineRule="auto"/>
              <w:rPr>
                <w:b/>
                <w:bCs/>
                <w:sz w:val="24"/>
                <w:szCs w:val="24"/>
              </w:rPr>
            </w:pPr>
            <w:r w:rsidRPr="0021607D">
              <w:rPr>
                <w:b/>
                <w:bCs/>
                <w:sz w:val="24"/>
                <w:szCs w:val="24"/>
              </w:rPr>
              <w:t>Review of Historical Events and CAPA Effectiveness Assessment</w:t>
            </w:r>
          </w:p>
          <w:p w:rsidRPr="0021607D" w:rsidR="0021607D" w:rsidP="006A2596" w:rsidRDefault="0021607D" w14:paraId="17DD6ED6" w14:textId="77777777">
            <w:pPr>
              <w:pStyle w:val="ListParagraph"/>
              <w:numPr>
                <w:ilvl w:val="0"/>
                <w:numId w:val="12"/>
              </w:numPr>
              <w:spacing w:before="60" w:line="256" w:lineRule="auto"/>
              <w:jc w:val="both"/>
              <w:rPr>
                <w:bCs/>
                <w:sz w:val="24"/>
                <w:szCs w:val="24"/>
              </w:rPr>
            </w:pPr>
            <w:r w:rsidRPr="0021607D">
              <w:rPr>
                <w:bCs/>
                <w:sz w:val="24"/>
                <w:szCs w:val="24"/>
              </w:rPr>
              <w:t>A review of previous vacuum pressure-related deviations associated with Lyophilizer L-1901 was performed.</w:t>
            </w:r>
          </w:p>
          <w:p w:rsidRPr="0021607D" w:rsidR="0021607D" w:rsidP="006A2596" w:rsidRDefault="0021607D" w14:paraId="24F1C02A" w14:textId="77777777">
            <w:pPr>
              <w:pStyle w:val="ListParagraph"/>
              <w:numPr>
                <w:ilvl w:val="0"/>
                <w:numId w:val="12"/>
              </w:numPr>
              <w:spacing w:before="60" w:line="256" w:lineRule="auto"/>
              <w:jc w:val="both"/>
              <w:rPr>
                <w:bCs/>
                <w:sz w:val="24"/>
                <w:szCs w:val="24"/>
              </w:rPr>
            </w:pPr>
            <w:r w:rsidRPr="0021607D">
              <w:rPr>
                <w:bCs/>
                <w:sz w:val="24"/>
                <w:szCs w:val="24"/>
              </w:rPr>
              <w:t>ERF/25/135 was attributed to improper needle valve positioning, for which corrective actions included manual adjustment of the needle valve and replacement of the needle valve as a predictive maintenance activity. Preventive actions included implementation of mandatory verification and documentation of needle valve position prior to initiation of primary drying, supported by operator and supervisor dual sign-off.</w:t>
            </w:r>
          </w:p>
          <w:p w:rsidRPr="0021607D" w:rsidR="0021607D" w:rsidP="006A2596" w:rsidRDefault="0021607D" w14:paraId="6965DC7A" w14:textId="72314524">
            <w:pPr>
              <w:pStyle w:val="ListParagraph"/>
              <w:numPr>
                <w:ilvl w:val="0"/>
                <w:numId w:val="12"/>
              </w:numPr>
              <w:spacing w:before="60" w:line="256" w:lineRule="auto"/>
              <w:jc w:val="both"/>
              <w:rPr>
                <w:bCs/>
                <w:sz w:val="24"/>
                <w:szCs w:val="24"/>
              </w:rPr>
            </w:pPr>
            <w:r w:rsidRPr="0021607D">
              <w:rPr>
                <w:bCs/>
                <w:sz w:val="24"/>
                <w:szCs w:val="24"/>
              </w:rPr>
              <w:t xml:space="preserve">ERF/25/146 was attributed to inherent vacuum control system fluctuations. As a result, </w:t>
            </w:r>
            <w:r w:rsidRPr="0021607D" w:rsidR="00F95DB1">
              <w:rPr>
                <w:bCs/>
                <w:sz w:val="24"/>
                <w:szCs w:val="24"/>
              </w:rPr>
              <w:t>stepwise</w:t>
            </w:r>
            <w:r w:rsidRPr="0021607D">
              <w:rPr>
                <w:bCs/>
                <w:sz w:val="24"/>
                <w:szCs w:val="24"/>
              </w:rPr>
              <w:t xml:space="preserve"> vacuum operating ranges and controlling bands were established based on historical process performance and incorporated into the Batch Manufacturing Record (BMR) </w:t>
            </w:r>
            <w:r w:rsidR="00826D9E">
              <w:rPr>
                <w:bCs/>
                <w:sz w:val="24"/>
                <w:szCs w:val="24"/>
              </w:rPr>
              <w:t>.</w:t>
            </w:r>
          </w:p>
          <w:p w:rsidRPr="0021607D" w:rsidR="0021607D" w:rsidP="006A2596" w:rsidRDefault="0021607D" w14:paraId="03C830A1" w14:textId="67366B90">
            <w:pPr>
              <w:pStyle w:val="ListParagraph"/>
              <w:numPr>
                <w:ilvl w:val="0"/>
                <w:numId w:val="12"/>
              </w:numPr>
              <w:spacing w:before="60" w:line="256" w:lineRule="auto"/>
              <w:jc w:val="both"/>
              <w:rPr>
                <w:bCs/>
                <w:sz w:val="24"/>
                <w:szCs w:val="24"/>
              </w:rPr>
            </w:pPr>
            <w:r w:rsidRPr="0021607D">
              <w:rPr>
                <w:bCs/>
                <w:sz w:val="24"/>
                <w:szCs w:val="24"/>
              </w:rPr>
              <w:t>ERF/25/186 was attributed primarily to intermittent malfunction of the refrigeration expansion valve resulting in condenser performance deterioration and subsequent vacuum pressure excursion. In addition, preventive actions included mandatory verification and documentation of needle valve position before initiation of primary drying, operator-supervisor dual sign-off, retraining of operating personnel on lyophilizer vacuum control parameters.</w:t>
            </w:r>
          </w:p>
          <w:p w:rsidRPr="006A2596" w:rsidR="00CB31D4" w:rsidP="006A2596" w:rsidRDefault="0021607D" w14:paraId="0565263C" w14:textId="2DC96C53">
            <w:pPr>
              <w:pStyle w:val="ListParagraph"/>
              <w:numPr>
                <w:ilvl w:val="0"/>
                <w:numId w:val="12"/>
              </w:numPr>
              <w:spacing w:before="60" w:line="256" w:lineRule="auto"/>
              <w:jc w:val="both"/>
              <w:rPr>
                <w:bCs/>
                <w:sz w:val="24"/>
                <w:szCs w:val="24"/>
              </w:rPr>
            </w:pPr>
            <w:r w:rsidRPr="0021607D">
              <w:rPr>
                <w:bCs/>
                <w:sz w:val="24"/>
                <w:szCs w:val="24"/>
              </w:rPr>
              <w:t>Verification performed during the current investigation confirmed that all CAPA actions arising from the above historical events had been implemented and were being followed and personnel had been trained as required. Furthermore, no evidence of refrigeration system malfunction, expansion valve failure, vacuum pump deficiency, nitrogen supply issue, instrumentation failure, chamber leakage, or needle valve mechanical defect was identified during the current event.</w:t>
            </w:r>
          </w:p>
          <w:p w:rsidRPr="006A2596" w:rsidR="00CB31D4" w:rsidP="006A2596" w:rsidRDefault="0014397C" w14:paraId="23FB11CD" w14:textId="6C5CFE02">
            <w:pPr>
              <w:rPr>
                <w:b/>
                <w:sz w:val="24"/>
                <w:szCs w:val="24"/>
                <w:u w:val="single"/>
              </w:rPr>
            </w:pPr>
            <w:r w:rsidRPr="006A2596">
              <w:rPr>
                <w:b/>
                <w:sz w:val="24"/>
                <w:szCs w:val="24"/>
                <w:u w:val="single"/>
              </w:rPr>
              <w:t>Inference</w:t>
            </w:r>
            <w:r w:rsidRPr="006A2596" w:rsidR="00CB31D4">
              <w:rPr>
                <w:b/>
                <w:sz w:val="24"/>
                <w:szCs w:val="24"/>
                <w:u w:val="single"/>
              </w:rPr>
              <w:t>:</w:t>
            </w:r>
          </w:p>
          <w:p w:rsidRPr="006A2596" w:rsidR="00EF7CB1" w:rsidP="006A2596" w:rsidRDefault="00EF7CB1" w14:paraId="16FFDD24" w14:textId="77F8EE9D">
            <w:pPr>
              <w:pStyle w:val="ListParagraph"/>
              <w:jc w:val="both"/>
              <w:rPr>
                <w:sz w:val="24"/>
                <w:szCs w:val="24"/>
              </w:rPr>
            </w:pPr>
            <w:r w:rsidRPr="00EF7CB1">
              <w:rPr>
                <w:bCs/>
                <w:sz w:val="24"/>
                <w:szCs w:val="24"/>
              </w:rPr>
              <w:t>A review of historical vacuum-pressure excursions associated with Lyophilizer L-1901 was performed to evaluate recurrence</w:t>
            </w:r>
            <w:r w:rsidRPr="006A2596">
              <w:rPr>
                <w:sz w:val="24"/>
                <w:szCs w:val="24"/>
              </w:rPr>
              <w:t xml:space="preserve"> trends and effectiveness of previously implemented CAPAs.</w:t>
            </w:r>
          </w:p>
          <w:p w:rsidRPr="006A2596" w:rsidR="00EF7CB1" w:rsidP="006A2596" w:rsidRDefault="00EF7CB1" w14:paraId="73248419" w14:textId="54352CAD">
            <w:pPr>
              <w:pStyle w:val="ListParagraph"/>
              <w:numPr>
                <w:ilvl w:val="0"/>
                <w:numId w:val="20"/>
              </w:numPr>
              <w:spacing w:before="60" w:line="256" w:lineRule="auto"/>
              <w:jc w:val="both"/>
              <w:rPr>
                <w:bCs/>
                <w:sz w:val="24"/>
                <w:szCs w:val="24"/>
              </w:rPr>
            </w:pPr>
            <w:r w:rsidRPr="006A2596">
              <w:rPr>
                <w:bCs/>
                <w:sz w:val="24"/>
                <w:szCs w:val="24"/>
              </w:rPr>
              <w:t xml:space="preserve">The review confirmed that the root causes identified in historical events ERF/25/135, ERF/25/146 and ERF/25/186 were different in nature and were addressed through specific corrective and preventive actions. These actions included needle-valve replacement, implementation of procedural </w:t>
            </w:r>
            <w:r w:rsidRPr="006A2596">
              <w:rPr>
                <w:bCs/>
                <w:sz w:val="24"/>
                <w:szCs w:val="24"/>
              </w:rPr>
              <w:t>controls for needle-valve verification, dual sign-off requirements, personnel retraining, establishment of operating ranges and controlling bands, refrigeration-system repairs, and preventive maintenance activities.</w:t>
            </w:r>
          </w:p>
          <w:p w:rsidRPr="006A2596" w:rsidR="00EF7CB1" w:rsidP="006A2596" w:rsidRDefault="00EF7CB1" w14:paraId="5AECA1AD" w14:textId="77777777">
            <w:pPr>
              <w:pStyle w:val="ListParagraph"/>
              <w:numPr>
                <w:ilvl w:val="0"/>
                <w:numId w:val="20"/>
              </w:numPr>
              <w:spacing w:before="60" w:line="256" w:lineRule="auto"/>
              <w:jc w:val="both"/>
              <w:rPr>
                <w:bCs/>
                <w:sz w:val="24"/>
                <w:szCs w:val="24"/>
              </w:rPr>
            </w:pPr>
            <w:r w:rsidRPr="006A2596">
              <w:rPr>
                <w:bCs/>
                <w:sz w:val="24"/>
                <w:szCs w:val="24"/>
              </w:rPr>
              <w:t>Verification conducted during the current investigation confirmed that all previously approved CAPAs were implemented and sustained. Furthermore, the present investigation found no evidence of recurrence of the specific root causes identified in the historical events. The needle valve was functioning properly, refrigeration performance was satisfactory, nitrogen supply was adequate, instrumentation was functioning normally, and established procedural controls were being followed.</w:t>
            </w:r>
          </w:p>
          <w:p w:rsidRPr="006A2596" w:rsidR="00EF7CB1" w:rsidP="006A2596" w:rsidRDefault="00EF7CB1" w14:paraId="43034795" w14:textId="77777777">
            <w:pPr>
              <w:pStyle w:val="ListParagraph"/>
              <w:numPr>
                <w:ilvl w:val="0"/>
                <w:numId w:val="20"/>
              </w:numPr>
              <w:spacing w:before="60" w:line="256" w:lineRule="auto"/>
              <w:jc w:val="both"/>
              <w:rPr>
                <w:bCs/>
                <w:sz w:val="24"/>
                <w:szCs w:val="24"/>
              </w:rPr>
            </w:pPr>
            <w:r w:rsidRPr="006A2596">
              <w:rPr>
                <w:bCs/>
                <w:sz w:val="24"/>
                <w:szCs w:val="24"/>
              </w:rPr>
              <w:t>Although the previously implemented CAPAs were effective in addressing their respective root causes and reducing the likelihood of recurrence, they could not completely eliminate the residual risk associated with the existing vacuum-control configuration of Lyophilizer L-1901. The system continues to rely on manual needle-valve adjustment for fine vacuum regulation because the installed vacuum-control arrangement does not provide automated closed-loop modulation capable of maintaining the chamber pressure at the desired setpoint under all process conditions.</w:t>
            </w:r>
          </w:p>
          <w:p w:rsidRPr="006A2596" w:rsidR="00EF7CB1" w:rsidP="006A2596" w:rsidRDefault="00EF7CB1" w14:paraId="6FDE01E2" w14:textId="77777777">
            <w:pPr>
              <w:pStyle w:val="ListParagraph"/>
              <w:numPr>
                <w:ilvl w:val="0"/>
                <w:numId w:val="20"/>
              </w:numPr>
              <w:spacing w:before="60" w:line="256" w:lineRule="auto"/>
              <w:jc w:val="both"/>
              <w:rPr>
                <w:bCs/>
                <w:sz w:val="24"/>
                <w:szCs w:val="24"/>
              </w:rPr>
            </w:pPr>
            <w:r w:rsidRPr="006A2596">
              <w:rPr>
                <w:bCs/>
                <w:sz w:val="24"/>
                <w:szCs w:val="24"/>
              </w:rPr>
              <w:t>Historical batch-trend review demonstrated that transient vacuum excursions are observed predominantly during phase transitions and vacuum-stabilization periods. The occurrence of these events is influenced by process dynamics, including variations in sublimation rate, vapor load, chamber-pressure response and manual needle-valve adjustment requirements. Consequently, the required needle-valve position may vary throughout the lyophilization cycle and a single fixed valve position cannot ensure identical chamber-pressure control under all operating conditions.</w:t>
            </w:r>
          </w:p>
          <w:p w:rsidRPr="006A2596" w:rsidR="00EF7CB1" w:rsidP="006A2596" w:rsidRDefault="00EF7CB1" w14:paraId="32FB2460" w14:textId="77777777">
            <w:pPr>
              <w:pStyle w:val="ListParagraph"/>
              <w:numPr>
                <w:ilvl w:val="0"/>
                <w:numId w:val="20"/>
              </w:numPr>
              <w:spacing w:before="60" w:line="256" w:lineRule="auto"/>
              <w:jc w:val="both"/>
              <w:rPr>
                <w:bCs/>
                <w:sz w:val="24"/>
                <w:szCs w:val="24"/>
              </w:rPr>
            </w:pPr>
            <w:r w:rsidRPr="006A2596">
              <w:rPr>
                <w:bCs/>
                <w:sz w:val="24"/>
                <w:szCs w:val="24"/>
              </w:rPr>
              <w:t>The current investigation established that the observed vacuum excursion was associated with the dynamic response of the vacuum-control system during manual needle-valve adjustment and subsequent stabilization at the initiation of Primary Drying Step-1. Therefore, the event is considered related to the inherent operational limitation of the existing vacuum-control strategy rather than failure of equipment, utilities, instrumentation, procedures, training or previously implemented CAPAs.</w:t>
            </w:r>
          </w:p>
          <w:p w:rsidR="00EF7CB1" w:rsidRDefault="00EF7CB1" w14:paraId="67AF58A8" w14:textId="77777777">
            <w:pPr>
              <w:pStyle w:val="ListParagraph"/>
              <w:numPr>
                <w:ilvl w:val="0"/>
                <w:numId w:val="20"/>
              </w:numPr>
              <w:spacing w:before="60" w:line="256" w:lineRule="auto"/>
              <w:jc w:val="both"/>
              <w:rPr>
                <w:bCs/>
                <w:sz w:val="24"/>
                <w:szCs w:val="24"/>
              </w:rPr>
            </w:pPr>
            <w:r w:rsidRPr="006A2596">
              <w:rPr>
                <w:bCs/>
                <w:sz w:val="24"/>
                <w:szCs w:val="24"/>
              </w:rPr>
              <w:t>Accordingly, the CAPAs from the historical events are considered effective for controlling the specific causes for which they were implemented; however, they did not fully eliminate the residual process risk associated with manual vacuum regulation and stabilization under varying lyophilization conditions.</w:t>
            </w:r>
          </w:p>
          <w:p w:rsidR="005F3F23" w:rsidP="005F3F23" w:rsidRDefault="005F3F23" w14:paraId="7364E3B3" w14:textId="77777777">
            <w:pPr>
              <w:spacing w:before="60" w:line="256" w:lineRule="auto"/>
              <w:jc w:val="both"/>
              <w:rPr>
                <w:bCs/>
                <w:sz w:val="24"/>
                <w:szCs w:val="24"/>
              </w:rPr>
            </w:pPr>
          </w:p>
          <w:p w:rsidR="005F3F23" w:rsidP="005F3F23" w:rsidRDefault="005F3F23" w14:paraId="4AEFBF92" w14:textId="77777777">
            <w:pPr>
              <w:spacing w:before="60" w:line="256" w:lineRule="auto"/>
              <w:jc w:val="both"/>
              <w:rPr>
                <w:bCs/>
                <w:sz w:val="24"/>
                <w:szCs w:val="24"/>
              </w:rPr>
            </w:pPr>
          </w:p>
          <w:p w:rsidR="005F3F23" w:rsidP="005F3F23" w:rsidRDefault="005F3F23" w14:paraId="460A5E28" w14:textId="77777777">
            <w:pPr>
              <w:spacing w:before="60" w:line="256" w:lineRule="auto"/>
              <w:jc w:val="both"/>
              <w:rPr>
                <w:bCs/>
                <w:sz w:val="24"/>
                <w:szCs w:val="24"/>
              </w:rPr>
            </w:pPr>
          </w:p>
          <w:p w:rsidR="005F3F23" w:rsidP="005F3F23" w:rsidRDefault="005F3F23" w14:paraId="1B5DADBD" w14:textId="77777777">
            <w:pPr>
              <w:spacing w:before="60" w:line="256" w:lineRule="auto"/>
              <w:jc w:val="both"/>
              <w:rPr>
                <w:bCs/>
                <w:sz w:val="24"/>
                <w:szCs w:val="24"/>
              </w:rPr>
            </w:pPr>
          </w:p>
          <w:p w:rsidRPr="006A2596" w:rsidR="005F3F23" w:rsidP="006A2596" w:rsidRDefault="005F3F23" w14:paraId="020F4A45" w14:textId="77777777">
            <w:pPr>
              <w:spacing w:before="60" w:line="256" w:lineRule="auto"/>
              <w:jc w:val="both"/>
              <w:rPr>
                <w:bCs/>
                <w:sz w:val="24"/>
                <w:szCs w:val="24"/>
              </w:rPr>
            </w:pPr>
          </w:p>
          <w:p w:rsidRPr="006A2596" w:rsidR="008372AD" w:rsidP="006A2596" w:rsidRDefault="00D860D6" w14:paraId="0D73E219" w14:textId="3103AB8F">
            <w:pPr>
              <w:spacing w:before="60" w:line="256" w:lineRule="auto"/>
              <w:rPr>
                <w:b/>
                <w:sz w:val="24"/>
                <w:szCs w:val="24"/>
                <w:u w:val="single"/>
              </w:rPr>
            </w:pPr>
            <w:r w:rsidRPr="006A2596">
              <w:rPr>
                <w:b/>
                <w:sz w:val="24"/>
                <w:szCs w:val="24"/>
                <w:u w:val="single"/>
              </w:rPr>
              <w:t>Historical Review of Batches :</w:t>
            </w:r>
          </w:p>
          <w:tbl>
            <w:tblPr>
              <w:tblStyle w:val="TableGrid"/>
              <w:tblW w:w="10233" w:type="dxa"/>
              <w:tblLook w:val="04A0" w:firstRow="1" w:lastRow="0" w:firstColumn="1" w:lastColumn="0" w:noHBand="0" w:noVBand="1"/>
              <w:tblPrChange w:author="Sachin Kumbhar" w:date="2026-09-04T12:36:00Z" w16du:dateUtc="2026-09-04T07:06:00Z" w:id="82">
                <w:tblPr>
                  <w:tblStyle w:val="TableGrid"/>
                  <w:tblW w:w="10233" w:type="dxa"/>
                  <w:tblLook w:val="04A0" w:firstRow="1" w:lastRow="0" w:firstColumn="1" w:lastColumn="0" w:noHBand="0" w:noVBand="1"/>
                </w:tblPr>
              </w:tblPrChange>
            </w:tblPr>
            <w:tblGrid>
              <w:gridCol w:w="1198"/>
              <w:gridCol w:w="828"/>
              <w:gridCol w:w="892"/>
              <w:gridCol w:w="955"/>
              <w:gridCol w:w="997"/>
              <w:gridCol w:w="1112"/>
              <w:gridCol w:w="1081"/>
              <w:gridCol w:w="997"/>
              <w:gridCol w:w="975"/>
              <w:gridCol w:w="1198"/>
            </w:tblGrid>
            <w:tr w:rsidRPr="00EF7CB1" w:rsidR="00C93396" w:rsidTr="257A5F30" w14:paraId="64A6951B" w14:textId="647620BC">
              <w:trPr>
                <w:trPrChange w:author="Sachin Kumbhar" w:date="2026-09-04T12:36:00Z" w16du:dateUtc="2026-09-04T07:06:00Z" w:id="84">
                  <w:trPr>
                    <w:gridAfter w:val="0"/>
                  </w:trPr>
                </w:trPrChange>
              </w:trPr>
              <w:tc>
                <w:tcPr>
                  <w:tcW w:w="1286" w:type="dxa"/>
                  <w:tcMar/>
                  <w:vAlign w:val="center"/>
                  <w:tcPrChange w:author="Sachin Kumbhar" w:date="2026-09-04T12:36:00Z" w16du:dateUtc="2026-09-04T07:06:00Z" w:id="85">
                    <w:tcPr>
                      <w:tcW w:w="1316" w:type="dxa"/>
                      <w:vAlign w:val="center"/>
                    </w:tcPr>
                  </w:tcPrChange>
                </w:tcPr>
                <w:p w:rsidRPr="00157BEA" w:rsidR="00C93396" w:rsidP="00DB5090" w:rsidRDefault="00C93396" w14:paraId="64E1F5AC" w14:textId="1C66E4B2">
                  <w:pPr>
                    <w:rPr>
                      <w:b/>
                      <w:sz w:val="24"/>
                      <w:szCs w:val="24"/>
                    </w:rPr>
                  </w:pPr>
                  <w:r w:rsidRPr="00157BEA">
                    <w:rPr>
                      <w:b/>
                      <w:sz w:val="24"/>
                      <w:szCs w:val="24"/>
                    </w:rPr>
                    <w:t>Batch</w:t>
                  </w:r>
                </w:p>
              </w:tc>
              <w:tc>
                <w:tcPr>
                  <w:tcW w:w="883" w:type="dxa"/>
                  <w:tcMar/>
                  <w:vAlign w:val="center"/>
                  <w:tcPrChange w:author="Sachin Kumbhar" w:date="2026-09-04T12:36:00Z" w16du:dateUtc="2026-09-04T07:06:00Z" w:id="86">
                    <w:tcPr>
                      <w:tcW w:w="902" w:type="dxa"/>
                      <w:gridSpan w:val="2"/>
                      <w:vAlign w:val="center"/>
                    </w:tcPr>
                  </w:tcPrChange>
                </w:tcPr>
                <w:p w:rsidRPr="00157BEA" w:rsidR="00C93396" w:rsidP="00DB5090" w:rsidRDefault="00C93396" w14:paraId="4B9AB9F9" w14:textId="33970E64">
                  <w:pPr>
                    <w:rPr>
                      <w:b/>
                      <w:sz w:val="24"/>
                      <w:szCs w:val="24"/>
                    </w:rPr>
                  </w:pPr>
                  <w:r w:rsidRPr="00157BEA">
                    <w:rPr>
                      <w:b/>
                      <w:sz w:val="24"/>
                      <w:szCs w:val="24"/>
                    </w:rPr>
                    <w:t>Step</w:t>
                  </w:r>
                </w:p>
              </w:tc>
              <w:tc>
                <w:tcPr>
                  <w:tcW w:w="221" w:type="dxa"/>
                  <w:tcMar/>
                  <w:tcPrChange w:author="Sachin Kumbhar" w:date="2026-09-04T12:36:00Z" w16du:dateUtc="2026-09-04T07:06:00Z" w:id="87">
                    <w:tcPr>
                      <w:tcW w:w="1044" w:type="dxa"/>
                      <w:gridSpan w:val="2"/>
                    </w:tcPr>
                  </w:tcPrChange>
                </w:tcPr>
                <w:p w:rsidRPr="00157BEA" w:rsidR="00C93396" w:rsidP="00DB5090" w:rsidRDefault="00C93396" w14:paraId="2766872D" w14:textId="73329C56">
                  <w:pPr>
                    <w:rPr>
                      <w:b/>
                      <w:sz w:val="24"/>
                      <w:szCs w:val="24"/>
                    </w:rPr>
                  </w:pPr>
                  <w:ins w:author="Sachin Kumbhar" w:date="2026-09-04T12:37:00Z" w16du:dateUtc="2026-09-04T07:07:00Z" w:id="88">
                    <w:r>
                      <w:rPr>
                        <w:b/>
                        <w:sz w:val="24"/>
                        <w:szCs w:val="24"/>
                      </w:rPr>
                      <w:t>Setpoint</w:t>
                    </w:r>
                  </w:ins>
                </w:p>
              </w:tc>
              <w:tc>
                <w:tcPr>
                  <w:tcW w:w="1022" w:type="dxa"/>
                  <w:tcMar/>
                  <w:vAlign w:val="center"/>
                  <w:tcPrChange w:author="Sachin Kumbhar" w:date="2026-09-04T12:36:00Z" w16du:dateUtc="2026-09-04T07:06:00Z" w:id="89">
                    <w:tcPr>
                      <w:tcW w:w="1044" w:type="dxa"/>
                      <w:vAlign w:val="center"/>
                    </w:tcPr>
                  </w:tcPrChange>
                </w:tcPr>
                <w:p w:rsidRPr="00157BEA" w:rsidR="00C93396" w:rsidP="00DB5090" w:rsidRDefault="00C93396" w14:paraId="09DD7448" w14:textId="2E48515F">
                  <w:pPr>
                    <w:rPr>
                      <w:b/>
                      <w:sz w:val="24"/>
                      <w:szCs w:val="24"/>
                    </w:rPr>
                  </w:pPr>
                  <w:r w:rsidRPr="00157BEA">
                    <w:rPr>
                      <w:b/>
                      <w:sz w:val="24"/>
                      <w:szCs w:val="24"/>
                    </w:rPr>
                    <w:t>Specified Range</w:t>
                  </w:r>
                </w:p>
              </w:tc>
              <w:tc>
                <w:tcPr>
                  <w:tcW w:w="1068" w:type="dxa"/>
                  <w:tcMar/>
                  <w:vAlign w:val="center"/>
                  <w:tcPrChange w:author="Sachin Kumbhar" w:date="2026-09-04T12:36:00Z" w16du:dateUtc="2026-09-04T07:06:00Z" w:id="90">
                    <w:tcPr>
                      <w:tcW w:w="1091" w:type="dxa"/>
                      <w:gridSpan w:val="2"/>
                      <w:vAlign w:val="center"/>
                    </w:tcPr>
                  </w:tcPrChange>
                </w:tcPr>
                <w:p w:rsidRPr="00157BEA" w:rsidR="00C93396" w:rsidP="00DB5090" w:rsidRDefault="00C93396" w14:paraId="0FC29413" w14:textId="3C324F3E">
                  <w:pPr>
                    <w:rPr>
                      <w:b/>
                      <w:sz w:val="24"/>
                      <w:szCs w:val="24"/>
                    </w:rPr>
                  </w:pPr>
                  <w:r w:rsidRPr="00157BEA">
                    <w:rPr>
                      <w:b/>
                      <w:sz w:val="24"/>
                      <w:szCs w:val="24"/>
                    </w:rPr>
                    <w:t>Observed Range</w:t>
                  </w:r>
                </w:p>
              </w:tc>
              <w:tc>
                <w:tcPr>
                  <w:tcW w:w="1194" w:type="dxa"/>
                  <w:tcMar/>
                  <w:vAlign w:val="center"/>
                  <w:tcPrChange w:author="Sachin Kumbhar" w:date="2026-09-04T12:36:00Z" w16du:dateUtc="2026-09-04T07:06:00Z" w:id="91">
                    <w:tcPr>
                      <w:tcW w:w="1220" w:type="dxa"/>
                      <w:gridSpan w:val="2"/>
                      <w:vAlign w:val="center"/>
                    </w:tcPr>
                  </w:tcPrChange>
                </w:tcPr>
                <w:p w:rsidRPr="00157BEA" w:rsidR="00C93396" w:rsidP="00DB5090" w:rsidRDefault="00C93396" w14:paraId="36B74CEF" w14:textId="13EC40FD">
                  <w:pPr>
                    <w:rPr>
                      <w:b/>
                      <w:sz w:val="24"/>
                      <w:szCs w:val="24"/>
                    </w:rPr>
                  </w:pPr>
                  <w:r w:rsidRPr="00157BEA">
                    <w:rPr>
                      <w:b/>
                      <w:sz w:val="24"/>
                      <w:szCs w:val="24"/>
                    </w:rPr>
                    <w:t>Excursion Detail</w:t>
                  </w:r>
                </w:p>
              </w:tc>
              <w:tc>
                <w:tcPr>
                  <w:tcW w:w="1160" w:type="dxa"/>
                  <w:tcMar/>
                  <w:vAlign w:val="center"/>
                  <w:tcPrChange w:author="Sachin Kumbhar" w:date="2026-09-04T12:36:00Z" w16du:dateUtc="2026-09-04T07:06:00Z" w:id="92">
                    <w:tcPr>
                      <w:tcW w:w="1186" w:type="dxa"/>
                      <w:gridSpan w:val="2"/>
                      <w:vAlign w:val="center"/>
                    </w:tcPr>
                  </w:tcPrChange>
                </w:tcPr>
                <w:p w:rsidRPr="00E76904" w:rsidR="00C93396" w:rsidP="00DB5090" w:rsidRDefault="00C93396" w14:paraId="310F30DC" w14:textId="7D098499">
                  <w:pPr>
                    <w:rPr>
                      <w:b/>
                      <w:sz w:val="24"/>
                      <w:szCs w:val="24"/>
                    </w:rPr>
                  </w:pPr>
                  <w:r w:rsidRPr="00157BEA">
                    <w:rPr>
                      <w:b/>
                      <w:sz w:val="24"/>
                      <w:szCs w:val="24"/>
                    </w:rPr>
                    <w:t>Start and end Date/Time</w:t>
                  </w:r>
                </w:p>
              </w:tc>
              <w:tc>
                <w:tcPr>
                  <w:tcW w:w="1068" w:type="dxa"/>
                  <w:tcMar/>
                  <w:tcPrChange w:author="Sachin Kumbhar" w:date="2026-09-04T12:36:00Z" w16du:dateUtc="2026-09-04T07:06:00Z" w:id="93">
                    <w:tcPr>
                      <w:tcW w:w="1486" w:type="dxa"/>
                      <w:gridSpan w:val="2"/>
                    </w:tcPr>
                  </w:tcPrChange>
                </w:tcPr>
                <w:p w:rsidRPr="00157BEA" w:rsidR="00C93396" w:rsidP="00DB5090" w:rsidRDefault="00C93396" w14:paraId="2ED23F11" w14:textId="7825324A">
                  <w:pPr>
                    <w:rPr>
                      <w:b/>
                      <w:sz w:val="24"/>
                      <w:szCs w:val="24"/>
                    </w:rPr>
                  </w:pPr>
                  <w:r w:rsidRPr="00157BEA">
                    <w:rPr>
                      <w:b/>
                      <w:sz w:val="24"/>
                      <w:szCs w:val="24"/>
                    </w:rPr>
                    <w:t>Total duration of vacuum excursion (min)</w:t>
                  </w:r>
                </w:p>
              </w:tc>
              <w:tc>
                <w:tcPr>
                  <w:tcW w:w="1044" w:type="dxa"/>
                  <w:tcMar/>
                  <w:vAlign w:val="center"/>
                  <w:tcPrChange w:author="Sachin Kumbhar" w:date="2026-09-04T12:36:00Z" w16du:dateUtc="2026-09-04T07:06:00Z" w:id="94">
                    <w:tcPr>
                      <w:tcW w:w="990" w:type="dxa"/>
                      <w:vAlign w:val="center"/>
                    </w:tcPr>
                  </w:tcPrChange>
                </w:tcPr>
                <w:p w:rsidRPr="00157BEA" w:rsidR="00C93396" w:rsidP="00DB5090" w:rsidRDefault="00C93396" w14:paraId="52CA2C2B" w14:textId="1BD7E317">
                  <w:pPr>
                    <w:rPr>
                      <w:b/>
                      <w:sz w:val="24"/>
                      <w:szCs w:val="24"/>
                    </w:rPr>
                  </w:pPr>
                  <w:r w:rsidRPr="00157BEA">
                    <w:rPr>
                      <w:b/>
                      <w:sz w:val="24"/>
                      <w:szCs w:val="24"/>
                    </w:rPr>
                    <w:t>Direction</w:t>
                  </w:r>
                </w:p>
              </w:tc>
              <w:tc>
                <w:tcPr>
                  <w:tcW w:w="1287" w:type="dxa"/>
                  <w:tcMar/>
                  <w:vAlign w:val="center"/>
                  <w:tcPrChange w:author="Sachin Kumbhar" w:date="2026-09-04T12:36:00Z" w16du:dateUtc="2026-09-04T07:06:00Z" w:id="95">
                    <w:tcPr>
                      <w:tcW w:w="998" w:type="dxa"/>
                      <w:gridSpan w:val="2"/>
                      <w:vAlign w:val="center"/>
                    </w:tcPr>
                  </w:tcPrChange>
                </w:tcPr>
                <w:p w:rsidRPr="00157BEA" w:rsidR="00C93396" w:rsidP="00DB5090" w:rsidRDefault="00C93396" w14:paraId="310D41EB" w14:textId="75915BA8">
                  <w:pPr>
                    <w:rPr>
                      <w:b/>
                      <w:sz w:val="24"/>
                      <w:szCs w:val="24"/>
                    </w:rPr>
                  </w:pPr>
                  <w:r w:rsidRPr="00157BEA">
                    <w:rPr>
                      <w:b/>
                      <w:sz w:val="24"/>
                      <w:szCs w:val="24"/>
                    </w:rPr>
                    <w:t>Remark</w:t>
                  </w:r>
                </w:p>
              </w:tc>
            </w:tr>
            <w:tr w:rsidRPr="00EF7CB1" w:rsidR="00C93396" w:rsidTr="257A5F30" w14:paraId="1A3C87EE" w14:textId="03B7E4FD">
              <w:trPr>
                <w:trHeight w:val="1898"/>
                <w:trPrChange w:author="Sachin Kumbhar" w:date="2026-09-04T12:36:00Z" w16du:dateUtc="2026-09-04T07:06:00Z" w:id="96">
                  <w:trPr>
                    <w:gridAfter w:val="0"/>
                    <w:trHeight w:val="1898"/>
                  </w:trPr>
                </w:trPrChange>
              </w:trPr>
              <w:tc>
                <w:tcPr>
                  <w:tcW w:w="1286" w:type="dxa"/>
                  <w:tcMar/>
                  <w:vAlign w:val="center"/>
                  <w:tcPrChange w:author="Sachin Kumbhar" w:date="2026-09-04T12:36:00Z" w16du:dateUtc="2026-09-04T07:06:00Z" w:id="97">
                    <w:tcPr>
                      <w:tcW w:w="1316" w:type="dxa"/>
                      <w:vAlign w:val="center"/>
                    </w:tcPr>
                  </w:tcPrChange>
                </w:tcPr>
                <w:p w:rsidRPr="00EF7CB1" w:rsidR="00C93396" w:rsidP="006A2596" w:rsidRDefault="00C93396" w14:paraId="65B32A9C" w14:textId="06F4561D">
                  <w:pPr>
                    <w:jc w:val="center"/>
                    <w:rPr>
                      <w:bCs/>
                      <w:sz w:val="24"/>
                      <w:szCs w:val="24"/>
                    </w:rPr>
                  </w:pPr>
                  <w:r w:rsidRPr="00EF7CB1">
                    <w:rPr>
                      <w:bCs/>
                      <w:sz w:val="24"/>
                      <w:szCs w:val="24"/>
                    </w:rPr>
                    <w:t>RIG23001</w:t>
                  </w:r>
                </w:p>
              </w:tc>
              <w:tc>
                <w:tcPr>
                  <w:tcW w:w="883" w:type="dxa"/>
                  <w:tcMar/>
                  <w:vAlign w:val="center"/>
                  <w:tcPrChange w:author="Sachin Kumbhar" w:date="2026-09-04T12:36:00Z" w16du:dateUtc="2026-09-04T07:06:00Z" w:id="98">
                    <w:tcPr>
                      <w:tcW w:w="902" w:type="dxa"/>
                      <w:gridSpan w:val="2"/>
                      <w:vAlign w:val="center"/>
                    </w:tcPr>
                  </w:tcPrChange>
                </w:tcPr>
                <w:p w:rsidRPr="00EF7CB1" w:rsidR="00C93396" w:rsidP="006A2596" w:rsidRDefault="00C93396" w14:paraId="2576A1E7" w14:textId="153BDDE4">
                  <w:pPr>
                    <w:jc w:val="center"/>
                    <w:rPr>
                      <w:bCs/>
                      <w:sz w:val="24"/>
                      <w:szCs w:val="24"/>
                    </w:rPr>
                  </w:pPr>
                  <w:r w:rsidRPr="00EF7CB1">
                    <w:rPr>
                      <w:bCs/>
                      <w:sz w:val="24"/>
                      <w:szCs w:val="24"/>
                    </w:rPr>
                    <w:t>Primary Drying – Step 1</w:t>
                  </w:r>
                </w:p>
              </w:tc>
              <w:tc>
                <w:tcPr>
                  <w:tcW w:w="221" w:type="dxa"/>
                  <w:tcMar/>
                  <w:tcPrChange w:author="Sachin Kumbhar" w:date="2026-09-04T12:36:00Z" w16du:dateUtc="2026-09-04T07:06:00Z" w:id="99">
                    <w:tcPr>
                      <w:tcW w:w="1044" w:type="dxa"/>
                      <w:gridSpan w:val="2"/>
                    </w:tcPr>
                  </w:tcPrChange>
                </w:tcPr>
                <w:p w:rsidRPr="1DE8277F" w:rsidR="00C93396" w:rsidP="006A2596" w:rsidRDefault="00C93396" w14:paraId="2E7838F7" w14:textId="4C1650D5">
                  <w:pPr>
                    <w:jc w:val="center"/>
                    <w:rPr>
                      <w:sz w:val="24"/>
                      <w:szCs w:val="24"/>
                      <w:lang w:val="en-IN" w:eastAsia="en-IN"/>
                    </w:rPr>
                  </w:pPr>
                  <w:ins w:author="Sachin Kumbhar" w:date="2026-09-04T12:37:00Z" w16du:dateUtc="2026-09-04T07:07:00Z" w:id="100">
                    <w:r>
                      <w:rPr>
                        <w:sz w:val="24"/>
                        <w:szCs w:val="24"/>
                        <w:lang w:val="en-IN" w:eastAsia="en-IN"/>
                      </w:rPr>
                      <w:t>800</w:t>
                    </w:r>
                  </w:ins>
                </w:p>
              </w:tc>
              <w:tc>
                <w:tcPr>
                  <w:tcW w:w="1022" w:type="dxa"/>
                  <w:tcMar/>
                  <w:vAlign w:val="center"/>
                  <w:tcPrChange w:author="Sachin Kumbhar" w:date="2026-09-04T12:36:00Z" w16du:dateUtc="2026-09-04T07:06:00Z" w:id="101">
                    <w:tcPr>
                      <w:tcW w:w="1044" w:type="dxa"/>
                      <w:vAlign w:val="center"/>
                    </w:tcPr>
                  </w:tcPrChange>
                </w:tcPr>
                <w:p w:rsidRPr="00EF7CB1" w:rsidR="00C93396" w:rsidP="006A2596" w:rsidRDefault="00C93396" w14:paraId="532DDEBA" w14:textId="235C7EC6">
                  <w:pPr>
                    <w:jc w:val="center"/>
                    <w:rPr>
                      <w:bCs/>
                      <w:sz w:val="24"/>
                      <w:szCs w:val="24"/>
                    </w:rPr>
                  </w:pPr>
                  <w:ins w:author="Sachin Kumbhar" w:date="2026-09-03T14:52:00Z" w16du:dateUtc="2026-09-03T09:22:00Z" w:id="102">
                    <w:r w:rsidRPr="1DE8277F">
                      <w:rPr>
                        <w:sz w:val="24"/>
                        <w:szCs w:val="24"/>
                        <w:lang w:val="en-IN" w:eastAsia="en-IN"/>
                      </w:rPr>
                      <w:t>500–1000 µbar</w:t>
                    </w:r>
                  </w:ins>
                  <w:del w:author="Sachin Kumbhar" w:date="2026-09-03T14:52:00Z" w16du:dateUtc="2026-09-03T09:22:00Z" w:id="103">
                    <w:r w:rsidRPr="00EF7CB1" w:rsidDel="00301A60">
                      <w:rPr>
                        <w:bCs/>
                        <w:sz w:val="24"/>
                        <w:szCs w:val="24"/>
                      </w:rPr>
                      <w:delText>800</w:delText>
                    </w:r>
                  </w:del>
                </w:p>
              </w:tc>
              <w:tc>
                <w:tcPr>
                  <w:tcW w:w="1068" w:type="dxa"/>
                  <w:tcMar/>
                  <w:vAlign w:val="center"/>
                  <w:tcPrChange w:author="Sachin Kumbhar" w:date="2026-09-04T12:36:00Z" w16du:dateUtc="2026-09-04T07:06:00Z" w:id="104">
                    <w:tcPr>
                      <w:tcW w:w="1091" w:type="dxa"/>
                      <w:gridSpan w:val="2"/>
                      <w:vAlign w:val="center"/>
                    </w:tcPr>
                  </w:tcPrChange>
                </w:tcPr>
                <w:p w:rsidRPr="00EF7CB1" w:rsidR="00C93396" w:rsidP="006A2596" w:rsidRDefault="00C93396" w14:paraId="21C66E2C" w14:textId="2A638BB4">
                  <w:pPr>
                    <w:jc w:val="center"/>
                    <w:rPr>
                      <w:bCs/>
                      <w:sz w:val="24"/>
                      <w:szCs w:val="24"/>
                    </w:rPr>
                  </w:pPr>
                  <w:r w:rsidRPr="00EF7CB1">
                    <w:rPr>
                      <w:bCs/>
                      <w:sz w:val="24"/>
                      <w:szCs w:val="24"/>
                    </w:rPr>
                    <w:t>1000 Max</w:t>
                  </w:r>
                </w:p>
              </w:tc>
              <w:tc>
                <w:tcPr>
                  <w:tcW w:w="1194" w:type="dxa"/>
                  <w:tcMar/>
                  <w:vAlign w:val="center"/>
                  <w:tcPrChange w:author="Sachin Kumbhar" w:date="2026-09-04T12:36:00Z" w16du:dateUtc="2026-09-04T07:06:00Z" w:id="105">
                    <w:tcPr>
                      <w:tcW w:w="1220" w:type="dxa"/>
                      <w:gridSpan w:val="2"/>
                      <w:vAlign w:val="center"/>
                    </w:tcPr>
                  </w:tcPrChange>
                </w:tcPr>
                <w:p w:rsidRPr="00EF7CB1" w:rsidR="00C93396" w:rsidP="006A2596" w:rsidRDefault="00C93396" w14:paraId="547D5757" w14:textId="57C12B7E">
                  <w:pPr>
                    <w:jc w:val="center"/>
                    <w:rPr>
                      <w:bCs/>
                      <w:sz w:val="24"/>
                      <w:szCs w:val="24"/>
                    </w:rPr>
                  </w:pPr>
                  <w:r w:rsidRPr="00EF7CB1">
                    <w:rPr>
                      <w:bCs/>
                      <w:sz w:val="24"/>
                      <w:szCs w:val="24"/>
                    </w:rPr>
                    <w:t>13 readings at Max.1000 to 934 µbar</w:t>
                  </w:r>
                </w:p>
              </w:tc>
              <w:tc>
                <w:tcPr>
                  <w:tcW w:w="1160" w:type="dxa"/>
                  <w:tcMar/>
                  <w:vAlign w:val="center"/>
                  <w:tcPrChange w:author="Sachin Kumbhar" w:date="2026-09-04T12:36:00Z" w16du:dateUtc="2026-09-04T07:06:00Z" w:id="106">
                    <w:tcPr>
                      <w:tcW w:w="1186" w:type="dxa"/>
                      <w:gridSpan w:val="2"/>
                      <w:vAlign w:val="center"/>
                    </w:tcPr>
                  </w:tcPrChange>
                </w:tcPr>
                <w:p w:rsidRPr="00EF7CB1" w:rsidR="00C93396" w:rsidP="006A2596" w:rsidRDefault="00C93396" w14:paraId="678C77C6" w14:textId="42D45659">
                  <w:pPr>
                    <w:jc w:val="center"/>
                    <w:rPr>
                      <w:bCs/>
                      <w:sz w:val="24"/>
                      <w:szCs w:val="24"/>
                    </w:rPr>
                  </w:pPr>
                  <w:r w:rsidRPr="00EF7CB1">
                    <w:rPr>
                      <w:bCs/>
                      <w:sz w:val="24"/>
                      <w:szCs w:val="24"/>
                    </w:rPr>
                    <w:t>22/03/2024 04:06:01 to 04:19:01</w:t>
                  </w:r>
                </w:p>
              </w:tc>
              <w:tc>
                <w:tcPr>
                  <w:tcW w:w="1068" w:type="dxa"/>
                  <w:tcMar/>
                  <w:vAlign w:val="center"/>
                  <w:tcPrChange w:author="Sachin Kumbhar" w:date="2026-09-04T12:36:00Z" w16du:dateUtc="2026-09-04T07:06:00Z" w:id="107">
                    <w:tcPr>
                      <w:tcW w:w="1486" w:type="dxa"/>
                      <w:gridSpan w:val="2"/>
                      <w:vAlign w:val="center"/>
                    </w:tcPr>
                  </w:tcPrChange>
                </w:tcPr>
                <w:p w:rsidRPr="00EF7CB1" w:rsidR="00C93396" w:rsidP="006A2596" w:rsidRDefault="00C93396" w14:paraId="12DBD899" w14:textId="3AF2766B">
                  <w:pPr>
                    <w:jc w:val="center"/>
                    <w:rPr>
                      <w:bCs/>
                      <w:sz w:val="24"/>
                      <w:szCs w:val="24"/>
                    </w:rPr>
                  </w:pPr>
                  <w:r w:rsidRPr="00EF7CB1">
                    <w:rPr>
                      <w:bCs/>
                      <w:sz w:val="24"/>
                      <w:szCs w:val="24"/>
                    </w:rPr>
                    <w:t>13 Minutes</w:t>
                  </w:r>
                </w:p>
              </w:tc>
              <w:tc>
                <w:tcPr>
                  <w:tcW w:w="1044" w:type="dxa"/>
                  <w:tcMar/>
                  <w:vAlign w:val="center"/>
                  <w:tcPrChange w:author="Sachin Kumbhar" w:date="2026-09-04T12:36:00Z" w16du:dateUtc="2026-09-04T07:06:00Z" w:id="108">
                    <w:tcPr>
                      <w:tcW w:w="990" w:type="dxa"/>
                      <w:vAlign w:val="center"/>
                    </w:tcPr>
                  </w:tcPrChange>
                </w:tcPr>
                <w:p w:rsidRPr="00EF7CB1" w:rsidR="00C93396" w:rsidP="006A2596" w:rsidRDefault="00C93396" w14:paraId="17112E1E" w14:textId="11139EC7">
                  <w:pPr>
                    <w:jc w:val="center"/>
                    <w:rPr>
                      <w:bCs/>
                      <w:sz w:val="24"/>
                      <w:szCs w:val="24"/>
                    </w:rPr>
                  </w:pPr>
                  <w:r w:rsidRPr="00EF7CB1">
                    <w:rPr>
                      <w:bCs/>
                      <w:sz w:val="24"/>
                      <w:szCs w:val="24"/>
                    </w:rPr>
                    <w:t>High</w:t>
                  </w:r>
                </w:p>
              </w:tc>
              <w:tc>
                <w:tcPr>
                  <w:tcW w:w="1287" w:type="dxa"/>
                  <w:tcMar/>
                  <w:vAlign w:val="center"/>
                  <w:tcPrChange w:author="Sachin Kumbhar" w:date="2026-09-04T12:36:00Z" w16du:dateUtc="2026-09-04T07:06:00Z" w:id="109">
                    <w:tcPr>
                      <w:tcW w:w="998" w:type="dxa"/>
                      <w:gridSpan w:val="2"/>
                      <w:vAlign w:val="center"/>
                    </w:tcPr>
                  </w:tcPrChange>
                </w:tcPr>
                <w:p w:rsidRPr="00EF7CB1" w:rsidR="00C93396" w:rsidP="006A2596" w:rsidRDefault="00C93396" w14:paraId="0922E1C9" w14:textId="1684E7A8">
                  <w:pPr>
                    <w:jc w:val="center"/>
                    <w:rPr>
                      <w:bCs/>
                      <w:sz w:val="24"/>
                      <w:szCs w:val="24"/>
                    </w:rPr>
                  </w:pPr>
                  <w:r w:rsidRPr="00EF7CB1">
                    <w:rPr>
                      <w:bCs/>
                      <w:sz w:val="24"/>
                      <w:szCs w:val="24"/>
                    </w:rPr>
                    <w:t>At transition into Step 1 -800 µbar setpoint</w:t>
                  </w:r>
                </w:p>
              </w:tc>
            </w:tr>
            <w:tr w:rsidRPr="00EF7CB1" w:rsidR="00C93396" w:rsidTr="257A5F30" w14:paraId="20D5954F" w14:textId="24CE864B">
              <w:trPr>
                <w:trPrChange w:author="Sachin Kumbhar" w:date="2026-09-04T12:36:00Z" w16du:dateUtc="2026-09-04T07:06:00Z" w:id="110">
                  <w:trPr>
                    <w:gridAfter w:val="0"/>
                  </w:trPr>
                </w:trPrChange>
              </w:trPr>
              <w:tc>
                <w:tcPr>
                  <w:tcW w:w="1286" w:type="dxa"/>
                  <w:tcMar/>
                  <w:vAlign w:val="center"/>
                  <w:tcPrChange w:author="Sachin Kumbhar" w:date="2026-09-04T12:36:00Z" w16du:dateUtc="2026-09-04T07:06:00Z" w:id="111">
                    <w:tcPr>
                      <w:tcW w:w="1316" w:type="dxa"/>
                      <w:vAlign w:val="center"/>
                    </w:tcPr>
                  </w:tcPrChange>
                </w:tcPr>
                <w:p w:rsidRPr="00EF7CB1" w:rsidR="00C93396" w:rsidP="00DB5090" w:rsidRDefault="00C93396" w14:paraId="1F3779DF" w14:textId="47E4F2C5">
                  <w:pPr>
                    <w:rPr>
                      <w:bCs/>
                      <w:sz w:val="24"/>
                      <w:szCs w:val="24"/>
                    </w:rPr>
                  </w:pPr>
                  <w:r w:rsidRPr="00EF7CB1">
                    <w:rPr>
                      <w:bCs/>
                      <w:sz w:val="24"/>
                      <w:szCs w:val="24"/>
                    </w:rPr>
                    <w:t>RIG23008</w:t>
                  </w:r>
                </w:p>
              </w:tc>
              <w:tc>
                <w:tcPr>
                  <w:tcW w:w="883" w:type="dxa"/>
                  <w:tcMar/>
                  <w:vAlign w:val="center"/>
                  <w:tcPrChange w:author="Sachin Kumbhar" w:date="2026-09-04T12:36:00Z" w16du:dateUtc="2026-09-04T07:06:00Z" w:id="112">
                    <w:tcPr>
                      <w:tcW w:w="902" w:type="dxa"/>
                      <w:gridSpan w:val="2"/>
                      <w:vAlign w:val="center"/>
                    </w:tcPr>
                  </w:tcPrChange>
                </w:tcPr>
                <w:p w:rsidRPr="00EF7CB1" w:rsidR="00C93396" w:rsidP="00DB5090" w:rsidRDefault="00C93396" w14:paraId="2E4B33A2" w14:textId="4423B08C">
                  <w:pPr>
                    <w:rPr>
                      <w:bCs/>
                      <w:sz w:val="24"/>
                      <w:szCs w:val="24"/>
                    </w:rPr>
                  </w:pPr>
                  <w:r w:rsidRPr="00EF7CB1">
                    <w:rPr>
                      <w:bCs/>
                      <w:sz w:val="24"/>
                      <w:szCs w:val="24"/>
                    </w:rPr>
                    <w:t>Primary Drying – Step 1</w:t>
                  </w:r>
                </w:p>
              </w:tc>
              <w:tc>
                <w:tcPr>
                  <w:tcW w:w="221" w:type="dxa"/>
                  <w:tcMar/>
                  <w:tcPrChange w:author="Sachin Kumbhar" w:date="2026-09-04T12:36:00Z" w16du:dateUtc="2026-09-04T07:06:00Z" w:id="113">
                    <w:tcPr>
                      <w:tcW w:w="1044" w:type="dxa"/>
                      <w:gridSpan w:val="2"/>
                    </w:tcPr>
                  </w:tcPrChange>
                </w:tcPr>
                <w:p w:rsidRPr="1DE8277F" w:rsidR="00C93396" w:rsidP="00DB5090" w:rsidRDefault="00C93396" w14:paraId="6429A8FE" w14:textId="16D307EE">
                  <w:pPr>
                    <w:rPr>
                      <w:sz w:val="24"/>
                      <w:szCs w:val="24"/>
                      <w:lang w:val="en-IN" w:eastAsia="en-IN"/>
                    </w:rPr>
                  </w:pPr>
                  <w:ins w:author="Sachin Kumbhar" w:date="2026-09-04T12:37:00Z" w16du:dateUtc="2026-09-04T07:07:00Z" w:id="114">
                    <w:r>
                      <w:rPr>
                        <w:sz w:val="24"/>
                        <w:szCs w:val="24"/>
                        <w:lang w:val="en-IN" w:eastAsia="en-IN"/>
                      </w:rPr>
                      <w:t>800</w:t>
                    </w:r>
                  </w:ins>
                </w:p>
              </w:tc>
              <w:tc>
                <w:tcPr>
                  <w:tcW w:w="1022" w:type="dxa"/>
                  <w:tcMar/>
                  <w:vAlign w:val="center"/>
                  <w:tcPrChange w:author="Sachin Kumbhar" w:date="2026-09-04T12:36:00Z" w16du:dateUtc="2026-09-04T07:06:00Z" w:id="115">
                    <w:tcPr>
                      <w:tcW w:w="1044" w:type="dxa"/>
                      <w:vAlign w:val="center"/>
                    </w:tcPr>
                  </w:tcPrChange>
                </w:tcPr>
                <w:p w:rsidRPr="00EF7CB1" w:rsidR="00C93396" w:rsidP="00DB5090" w:rsidRDefault="00C93396" w14:paraId="16089C9B" w14:textId="552E16B3">
                  <w:pPr>
                    <w:rPr>
                      <w:bCs/>
                      <w:sz w:val="24"/>
                      <w:szCs w:val="24"/>
                    </w:rPr>
                  </w:pPr>
                  <w:ins w:author="Sachin Kumbhar" w:date="2026-09-03T14:52:00Z" w16du:dateUtc="2026-09-03T09:22:00Z" w:id="116">
                    <w:r w:rsidRPr="1DE8277F">
                      <w:rPr>
                        <w:sz w:val="24"/>
                        <w:szCs w:val="24"/>
                        <w:lang w:val="en-IN" w:eastAsia="en-IN"/>
                      </w:rPr>
                      <w:t>500–1000 µbar</w:t>
                    </w:r>
                  </w:ins>
                  <w:del w:author="Sachin Kumbhar" w:date="2026-09-03T14:52:00Z" w16du:dateUtc="2026-09-03T09:22:00Z" w:id="117">
                    <w:r w:rsidRPr="00EF7CB1" w:rsidDel="00301A60">
                      <w:rPr>
                        <w:bCs/>
                        <w:sz w:val="24"/>
                        <w:szCs w:val="24"/>
                      </w:rPr>
                      <w:delText>800</w:delText>
                    </w:r>
                  </w:del>
                </w:p>
              </w:tc>
              <w:tc>
                <w:tcPr>
                  <w:tcW w:w="1068" w:type="dxa"/>
                  <w:tcMar/>
                  <w:vAlign w:val="center"/>
                  <w:tcPrChange w:author="Sachin Kumbhar" w:date="2026-09-04T12:36:00Z" w16du:dateUtc="2026-09-04T07:06:00Z" w:id="118">
                    <w:tcPr>
                      <w:tcW w:w="1091" w:type="dxa"/>
                      <w:gridSpan w:val="2"/>
                      <w:vAlign w:val="center"/>
                    </w:tcPr>
                  </w:tcPrChange>
                </w:tcPr>
                <w:p w:rsidRPr="00EF7CB1" w:rsidR="00C93396" w:rsidP="00DB5090" w:rsidRDefault="00C93396" w14:paraId="636C961C" w14:textId="11B374CC">
                  <w:pPr>
                    <w:rPr>
                      <w:bCs/>
                      <w:sz w:val="24"/>
                      <w:szCs w:val="24"/>
                    </w:rPr>
                  </w:pPr>
                  <w:r w:rsidRPr="00EF7CB1">
                    <w:rPr>
                      <w:bCs/>
                      <w:sz w:val="24"/>
                      <w:szCs w:val="24"/>
                    </w:rPr>
                    <w:t>201.03 Min</w:t>
                  </w:r>
                </w:p>
              </w:tc>
              <w:tc>
                <w:tcPr>
                  <w:tcW w:w="1194" w:type="dxa"/>
                  <w:tcMar/>
                  <w:vAlign w:val="center"/>
                  <w:tcPrChange w:author="Sachin Kumbhar" w:date="2026-09-04T12:36:00Z" w16du:dateUtc="2026-09-04T07:06:00Z" w:id="119">
                    <w:tcPr>
                      <w:tcW w:w="1220" w:type="dxa"/>
                      <w:gridSpan w:val="2"/>
                      <w:vAlign w:val="center"/>
                    </w:tcPr>
                  </w:tcPrChange>
                </w:tcPr>
                <w:p w:rsidRPr="00EF7CB1" w:rsidR="00C93396" w:rsidP="00DB5090" w:rsidRDefault="00C93396" w14:paraId="57C7AC07" w14:textId="5316C303">
                  <w:pPr>
                    <w:rPr>
                      <w:bCs/>
                      <w:sz w:val="24"/>
                      <w:szCs w:val="24"/>
                    </w:rPr>
                  </w:pPr>
                  <w:r w:rsidRPr="00EF7CB1">
                    <w:rPr>
                      <w:bCs/>
                      <w:sz w:val="24"/>
                      <w:szCs w:val="24"/>
                    </w:rPr>
                    <w:t>16 readings at 201.03 Min</w:t>
                  </w:r>
                </w:p>
              </w:tc>
              <w:tc>
                <w:tcPr>
                  <w:tcW w:w="1160" w:type="dxa"/>
                  <w:tcMar/>
                  <w:vAlign w:val="center"/>
                  <w:tcPrChange w:author="Sachin Kumbhar" w:date="2026-09-04T12:36:00Z" w16du:dateUtc="2026-09-04T07:06:00Z" w:id="120">
                    <w:tcPr>
                      <w:tcW w:w="1186" w:type="dxa"/>
                      <w:gridSpan w:val="2"/>
                      <w:vAlign w:val="center"/>
                    </w:tcPr>
                  </w:tcPrChange>
                </w:tcPr>
                <w:p w:rsidRPr="00EF7CB1" w:rsidR="00C93396" w:rsidP="00DB5090" w:rsidRDefault="00C93396" w14:paraId="221F6C0D" w14:textId="6F0F3F8C">
                  <w:pPr>
                    <w:rPr>
                      <w:bCs/>
                      <w:sz w:val="24"/>
                      <w:szCs w:val="24"/>
                    </w:rPr>
                  </w:pPr>
                  <w:r w:rsidRPr="00EF7CB1">
                    <w:rPr>
                      <w:bCs/>
                      <w:sz w:val="24"/>
                      <w:szCs w:val="24"/>
                    </w:rPr>
                    <w:t>20/04/2024 18:55:02 to 19:11:02</w:t>
                  </w:r>
                </w:p>
              </w:tc>
              <w:tc>
                <w:tcPr>
                  <w:tcW w:w="1068" w:type="dxa"/>
                  <w:tcMar/>
                  <w:tcPrChange w:author="Sachin Kumbhar" w:date="2026-09-04T12:36:00Z" w16du:dateUtc="2026-09-04T07:06:00Z" w:id="121">
                    <w:tcPr>
                      <w:tcW w:w="1486" w:type="dxa"/>
                      <w:gridSpan w:val="2"/>
                    </w:tcPr>
                  </w:tcPrChange>
                </w:tcPr>
                <w:p w:rsidRPr="00EF7CB1" w:rsidR="00C93396" w:rsidP="00DB5090" w:rsidRDefault="00C93396" w14:paraId="2A80EA98" w14:textId="731FCBDB">
                  <w:pPr>
                    <w:rPr>
                      <w:bCs/>
                      <w:sz w:val="24"/>
                      <w:szCs w:val="24"/>
                    </w:rPr>
                  </w:pPr>
                  <w:r w:rsidRPr="00EF7CB1">
                    <w:rPr>
                      <w:bCs/>
                      <w:sz w:val="24"/>
                      <w:szCs w:val="24"/>
                    </w:rPr>
                    <w:t>16 Minutes</w:t>
                  </w:r>
                </w:p>
              </w:tc>
              <w:tc>
                <w:tcPr>
                  <w:tcW w:w="1044" w:type="dxa"/>
                  <w:tcMar/>
                  <w:vAlign w:val="center"/>
                  <w:tcPrChange w:author="Sachin Kumbhar" w:date="2026-09-04T12:36:00Z" w16du:dateUtc="2026-09-04T07:06:00Z" w:id="122">
                    <w:tcPr>
                      <w:tcW w:w="990" w:type="dxa"/>
                      <w:vAlign w:val="center"/>
                    </w:tcPr>
                  </w:tcPrChange>
                </w:tcPr>
                <w:p w:rsidRPr="00EF7CB1" w:rsidR="00C93396" w:rsidP="00DB5090" w:rsidRDefault="00C93396" w14:paraId="2EB481B7" w14:textId="17855337">
                  <w:pPr>
                    <w:rPr>
                      <w:bCs/>
                      <w:sz w:val="24"/>
                      <w:szCs w:val="24"/>
                    </w:rPr>
                  </w:pPr>
                  <w:r w:rsidRPr="00EF7CB1">
                    <w:rPr>
                      <w:bCs/>
                      <w:sz w:val="24"/>
                      <w:szCs w:val="24"/>
                    </w:rPr>
                    <w:t>Low</w:t>
                  </w:r>
                </w:p>
              </w:tc>
              <w:tc>
                <w:tcPr>
                  <w:tcW w:w="1287" w:type="dxa"/>
                  <w:tcMar/>
                  <w:vAlign w:val="center"/>
                  <w:tcPrChange w:author="Sachin Kumbhar" w:date="2026-09-04T12:36:00Z" w16du:dateUtc="2026-09-04T07:06:00Z" w:id="123">
                    <w:tcPr>
                      <w:tcW w:w="998" w:type="dxa"/>
                      <w:gridSpan w:val="2"/>
                      <w:vAlign w:val="center"/>
                    </w:tcPr>
                  </w:tcPrChange>
                </w:tcPr>
                <w:p w:rsidRPr="00EF7CB1" w:rsidR="00C93396" w:rsidP="00DB5090" w:rsidRDefault="00C93396" w14:paraId="5DE121AB" w14:textId="4715A7AE">
                  <w:pPr>
                    <w:rPr>
                      <w:bCs/>
                      <w:sz w:val="24"/>
                      <w:szCs w:val="24"/>
                    </w:rPr>
                  </w:pPr>
                  <w:r w:rsidRPr="00EF7CB1">
                    <w:rPr>
                      <w:bCs/>
                      <w:sz w:val="24"/>
                      <w:szCs w:val="24"/>
                    </w:rPr>
                    <w:t>At transition into Step 1000 -800µ bar setpoint</w:t>
                  </w:r>
                </w:p>
              </w:tc>
            </w:tr>
            <w:tr w:rsidRPr="00EF7CB1" w:rsidR="00C93396" w:rsidTr="257A5F30" w14:paraId="74686738" w14:textId="44F4E13A">
              <w:trPr>
                <w:trPrChange w:author="Sachin Kumbhar" w:date="2026-09-04T12:36:00Z" w16du:dateUtc="2026-09-04T07:06:00Z" w:id="124">
                  <w:trPr>
                    <w:gridAfter w:val="0"/>
                  </w:trPr>
                </w:trPrChange>
              </w:trPr>
              <w:tc>
                <w:tcPr>
                  <w:tcW w:w="1286" w:type="dxa"/>
                  <w:tcMar/>
                  <w:vAlign w:val="center"/>
                  <w:tcPrChange w:author="Sachin Kumbhar" w:date="2026-09-04T12:36:00Z" w16du:dateUtc="2026-09-04T07:06:00Z" w:id="125">
                    <w:tcPr>
                      <w:tcW w:w="1316" w:type="dxa"/>
                      <w:vAlign w:val="center"/>
                    </w:tcPr>
                  </w:tcPrChange>
                </w:tcPr>
                <w:p w:rsidRPr="00EF7CB1" w:rsidR="00C93396" w:rsidP="00DB5090" w:rsidRDefault="00C93396" w14:paraId="3CCDB8AA" w14:textId="5DCE7FFE">
                  <w:pPr>
                    <w:rPr>
                      <w:bCs/>
                      <w:sz w:val="24"/>
                      <w:szCs w:val="24"/>
                    </w:rPr>
                  </w:pPr>
                  <w:r w:rsidRPr="00EF7CB1">
                    <w:rPr>
                      <w:bCs/>
                      <w:sz w:val="24"/>
                      <w:szCs w:val="24"/>
                    </w:rPr>
                    <w:t>RIG24003</w:t>
                  </w:r>
                </w:p>
              </w:tc>
              <w:tc>
                <w:tcPr>
                  <w:tcW w:w="883" w:type="dxa"/>
                  <w:tcMar/>
                  <w:vAlign w:val="center"/>
                  <w:tcPrChange w:author="Sachin Kumbhar" w:date="2026-09-04T12:36:00Z" w16du:dateUtc="2026-09-04T07:06:00Z" w:id="126">
                    <w:tcPr>
                      <w:tcW w:w="902" w:type="dxa"/>
                      <w:gridSpan w:val="2"/>
                      <w:vAlign w:val="center"/>
                    </w:tcPr>
                  </w:tcPrChange>
                </w:tcPr>
                <w:p w:rsidRPr="00EF7CB1" w:rsidR="00C93396" w:rsidP="00DB5090" w:rsidRDefault="00C93396" w14:paraId="3B3217BE" w14:textId="47725437">
                  <w:pPr>
                    <w:rPr>
                      <w:bCs/>
                      <w:sz w:val="24"/>
                      <w:szCs w:val="24"/>
                    </w:rPr>
                  </w:pPr>
                  <w:r w:rsidRPr="00EF7CB1">
                    <w:rPr>
                      <w:bCs/>
                      <w:sz w:val="24"/>
                      <w:szCs w:val="24"/>
                    </w:rPr>
                    <w:t>Primary Drying – Step 1</w:t>
                  </w:r>
                </w:p>
              </w:tc>
              <w:tc>
                <w:tcPr>
                  <w:tcW w:w="221" w:type="dxa"/>
                  <w:tcMar/>
                  <w:tcPrChange w:author="Sachin Kumbhar" w:date="2026-09-04T12:36:00Z" w16du:dateUtc="2026-09-04T07:06:00Z" w:id="127">
                    <w:tcPr>
                      <w:tcW w:w="1044" w:type="dxa"/>
                      <w:gridSpan w:val="2"/>
                    </w:tcPr>
                  </w:tcPrChange>
                </w:tcPr>
                <w:p w:rsidRPr="1DE8277F" w:rsidR="00C93396" w:rsidP="00DB5090" w:rsidRDefault="00C93396" w14:paraId="4A7343E9" w14:textId="1F72500F">
                  <w:pPr>
                    <w:rPr>
                      <w:sz w:val="24"/>
                      <w:szCs w:val="24"/>
                      <w:lang w:val="en-IN" w:eastAsia="en-IN"/>
                    </w:rPr>
                  </w:pPr>
                  <w:ins w:author="Sachin Kumbhar" w:date="2026-09-04T12:37:00Z" w16du:dateUtc="2026-09-04T07:07:00Z" w:id="128">
                    <w:r>
                      <w:rPr>
                        <w:sz w:val="24"/>
                        <w:szCs w:val="24"/>
                        <w:lang w:val="en-IN" w:eastAsia="en-IN"/>
                      </w:rPr>
                      <w:t>800</w:t>
                    </w:r>
                  </w:ins>
                </w:p>
              </w:tc>
              <w:tc>
                <w:tcPr>
                  <w:tcW w:w="1022" w:type="dxa"/>
                  <w:tcMar/>
                  <w:vAlign w:val="center"/>
                  <w:tcPrChange w:author="Sachin Kumbhar" w:date="2026-09-04T12:36:00Z" w16du:dateUtc="2026-09-04T07:06:00Z" w:id="129">
                    <w:tcPr>
                      <w:tcW w:w="1044" w:type="dxa"/>
                      <w:vAlign w:val="center"/>
                    </w:tcPr>
                  </w:tcPrChange>
                </w:tcPr>
                <w:p w:rsidRPr="00EF7CB1" w:rsidR="00C93396" w:rsidP="00DB5090" w:rsidRDefault="00C93396" w14:paraId="0BC5A087" w14:textId="2D44FB8E">
                  <w:pPr>
                    <w:rPr>
                      <w:bCs/>
                      <w:sz w:val="24"/>
                      <w:szCs w:val="24"/>
                    </w:rPr>
                  </w:pPr>
                  <w:ins w:author="Sachin Kumbhar" w:date="2026-09-03T14:52:00Z" w16du:dateUtc="2026-09-03T09:22:00Z" w:id="130">
                    <w:r w:rsidRPr="1DE8277F">
                      <w:rPr>
                        <w:sz w:val="24"/>
                        <w:szCs w:val="24"/>
                        <w:lang w:val="en-IN" w:eastAsia="en-IN"/>
                      </w:rPr>
                      <w:t>500–1000 µbar</w:t>
                    </w:r>
                  </w:ins>
                  <w:del w:author="Sachin Kumbhar" w:date="2026-09-03T14:52:00Z" w16du:dateUtc="2026-09-03T09:22:00Z" w:id="131">
                    <w:r w:rsidRPr="00EF7CB1" w:rsidDel="00301A60">
                      <w:rPr>
                        <w:bCs/>
                        <w:sz w:val="24"/>
                        <w:szCs w:val="24"/>
                      </w:rPr>
                      <w:delText>800</w:delText>
                    </w:r>
                  </w:del>
                </w:p>
              </w:tc>
              <w:tc>
                <w:tcPr>
                  <w:tcW w:w="1068" w:type="dxa"/>
                  <w:tcMar/>
                  <w:vAlign w:val="center"/>
                  <w:tcPrChange w:author="Sachin Kumbhar" w:date="2026-09-04T12:36:00Z" w16du:dateUtc="2026-09-04T07:06:00Z" w:id="132">
                    <w:tcPr>
                      <w:tcW w:w="1091" w:type="dxa"/>
                      <w:gridSpan w:val="2"/>
                      <w:vAlign w:val="center"/>
                    </w:tcPr>
                  </w:tcPrChange>
                </w:tcPr>
                <w:p w:rsidRPr="00EF7CB1" w:rsidR="00C93396" w:rsidP="00DB5090" w:rsidRDefault="00C93396" w14:paraId="37AC1FFA" w14:textId="1618FE5B">
                  <w:pPr>
                    <w:rPr>
                      <w:bCs/>
                      <w:sz w:val="24"/>
                      <w:szCs w:val="24"/>
                    </w:rPr>
                  </w:pPr>
                  <w:r w:rsidRPr="00EF7CB1">
                    <w:rPr>
                      <w:bCs/>
                      <w:sz w:val="24"/>
                      <w:szCs w:val="24"/>
                    </w:rPr>
                    <w:t>502.50 Min</w:t>
                  </w:r>
                </w:p>
              </w:tc>
              <w:tc>
                <w:tcPr>
                  <w:tcW w:w="1194" w:type="dxa"/>
                  <w:tcMar/>
                  <w:vAlign w:val="center"/>
                  <w:tcPrChange w:author="Sachin Kumbhar" w:date="2026-09-04T12:36:00Z" w16du:dateUtc="2026-09-04T07:06:00Z" w:id="133">
                    <w:tcPr>
                      <w:tcW w:w="1220" w:type="dxa"/>
                      <w:gridSpan w:val="2"/>
                      <w:vAlign w:val="center"/>
                    </w:tcPr>
                  </w:tcPrChange>
                </w:tcPr>
                <w:p w:rsidRPr="00EF7CB1" w:rsidR="00C93396" w:rsidP="00DB5090" w:rsidRDefault="00C93396" w14:paraId="615397DB" w14:textId="2B096C0A">
                  <w:pPr>
                    <w:rPr>
                      <w:bCs/>
                      <w:sz w:val="24"/>
                      <w:szCs w:val="24"/>
                    </w:rPr>
                  </w:pPr>
                  <w:r w:rsidRPr="00EF7CB1">
                    <w:rPr>
                      <w:bCs/>
                      <w:sz w:val="24"/>
                      <w:szCs w:val="24"/>
                    </w:rPr>
                    <w:t>10 reading at Min 502.50</w:t>
                  </w:r>
                </w:p>
              </w:tc>
              <w:tc>
                <w:tcPr>
                  <w:tcW w:w="1160" w:type="dxa"/>
                  <w:tcMar/>
                  <w:vAlign w:val="center"/>
                  <w:tcPrChange w:author="Sachin Kumbhar" w:date="2026-09-04T12:36:00Z" w16du:dateUtc="2026-09-04T07:06:00Z" w:id="134">
                    <w:tcPr>
                      <w:tcW w:w="1186" w:type="dxa"/>
                      <w:gridSpan w:val="2"/>
                      <w:vAlign w:val="center"/>
                    </w:tcPr>
                  </w:tcPrChange>
                </w:tcPr>
                <w:p w:rsidRPr="00EF7CB1" w:rsidR="00C93396" w:rsidP="00DB5090" w:rsidRDefault="00C93396" w14:paraId="5EF584D3" w14:textId="609C57EF">
                  <w:pPr>
                    <w:rPr>
                      <w:bCs/>
                      <w:sz w:val="24"/>
                      <w:szCs w:val="24"/>
                    </w:rPr>
                  </w:pPr>
                  <w:r w:rsidRPr="00EF7CB1">
                    <w:rPr>
                      <w:bCs/>
                      <w:sz w:val="24"/>
                      <w:szCs w:val="24"/>
                    </w:rPr>
                    <w:t>11/05/2024 04:39:44 to 04:49:44</w:t>
                  </w:r>
                </w:p>
              </w:tc>
              <w:tc>
                <w:tcPr>
                  <w:tcW w:w="1068" w:type="dxa"/>
                  <w:tcMar/>
                  <w:tcPrChange w:author="Sachin Kumbhar" w:date="2026-09-04T12:36:00Z" w16du:dateUtc="2026-09-04T07:06:00Z" w:id="135">
                    <w:tcPr>
                      <w:tcW w:w="1486" w:type="dxa"/>
                      <w:gridSpan w:val="2"/>
                    </w:tcPr>
                  </w:tcPrChange>
                </w:tcPr>
                <w:p w:rsidRPr="00EF7CB1" w:rsidR="00C93396" w:rsidP="00DB5090" w:rsidRDefault="00C93396" w14:paraId="0BF56B72" w14:textId="66DA279B">
                  <w:pPr>
                    <w:rPr>
                      <w:bCs/>
                      <w:sz w:val="24"/>
                      <w:szCs w:val="24"/>
                    </w:rPr>
                  </w:pPr>
                  <w:r w:rsidRPr="00EF7CB1">
                    <w:rPr>
                      <w:bCs/>
                      <w:sz w:val="24"/>
                      <w:szCs w:val="24"/>
                    </w:rPr>
                    <w:t>10 Minutes</w:t>
                  </w:r>
                </w:p>
              </w:tc>
              <w:tc>
                <w:tcPr>
                  <w:tcW w:w="1044" w:type="dxa"/>
                  <w:tcMar/>
                  <w:vAlign w:val="center"/>
                  <w:tcPrChange w:author="Sachin Kumbhar" w:date="2026-09-04T12:36:00Z" w16du:dateUtc="2026-09-04T07:06:00Z" w:id="136">
                    <w:tcPr>
                      <w:tcW w:w="990" w:type="dxa"/>
                      <w:vAlign w:val="center"/>
                    </w:tcPr>
                  </w:tcPrChange>
                </w:tcPr>
                <w:p w:rsidRPr="00EF7CB1" w:rsidR="00C93396" w:rsidP="00DB5090" w:rsidRDefault="00C93396" w14:paraId="6127B141" w14:textId="3F35D891">
                  <w:pPr>
                    <w:rPr>
                      <w:bCs/>
                      <w:sz w:val="24"/>
                      <w:szCs w:val="24"/>
                    </w:rPr>
                  </w:pPr>
                  <w:r w:rsidRPr="00EF7CB1">
                    <w:rPr>
                      <w:bCs/>
                      <w:sz w:val="24"/>
                      <w:szCs w:val="24"/>
                    </w:rPr>
                    <w:t>Low</w:t>
                  </w:r>
                </w:p>
              </w:tc>
              <w:tc>
                <w:tcPr>
                  <w:tcW w:w="1287" w:type="dxa"/>
                  <w:tcMar/>
                  <w:vAlign w:val="center"/>
                  <w:tcPrChange w:author="Sachin Kumbhar" w:date="2026-09-04T12:36:00Z" w16du:dateUtc="2026-09-04T07:06:00Z" w:id="137">
                    <w:tcPr>
                      <w:tcW w:w="998" w:type="dxa"/>
                      <w:gridSpan w:val="2"/>
                      <w:vAlign w:val="center"/>
                    </w:tcPr>
                  </w:tcPrChange>
                </w:tcPr>
                <w:p w:rsidRPr="00EF7CB1" w:rsidR="00C93396" w:rsidP="00DB5090" w:rsidRDefault="00C93396" w14:paraId="4AC7F755" w14:textId="522A89CA">
                  <w:pPr>
                    <w:rPr>
                      <w:bCs/>
                      <w:sz w:val="24"/>
                      <w:szCs w:val="24"/>
                    </w:rPr>
                  </w:pPr>
                  <w:r w:rsidRPr="00EF7CB1">
                    <w:rPr>
                      <w:bCs/>
                      <w:sz w:val="24"/>
                      <w:szCs w:val="24"/>
                    </w:rPr>
                    <w:t>At transition into Step 1000-800µ bar setpoint</w:t>
                  </w:r>
                </w:p>
              </w:tc>
            </w:tr>
            <w:tr w:rsidRPr="00EF7CB1" w:rsidR="00C93396" w:rsidTr="257A5F30" w14:paraId="392C25DE" w14:textId="5FED5ED9">
              <w:trPr>
                <w:trPrChange w:author="Sachin Kumbhar" w:date="2026-09-04T12:36:00Z" w16du:dateUtc="2026-09-04T07:06:00Z" w:id="138">
                  <w:trPr>
                    <w:gridAfter w:val="0"/>
                  </w:trPr>
                </w:trPrChange>
              </w:trPr>
              <w:tc>
                <w:tcPr>
                  <w:tcW w:w="1286" w:type="dxa"/>
                  <w:tcMar/>
                  <w:vAlign w:val="center"/>
                  <w:tcPrChange w:author="Sachin Kumbhar" w:date="2026-09-04T12:36:00Z" w16du:dateUtc="2026-09-04T07:06:00Z" w:id="139">
                    <w:tcPr>
                      <w:tcW w:w="1316" w:type="dxa"/>
                      <w:vAlign w:val="center"/>
                    </w:tcPr>
                  </w:tcPrChange>
                </w:tcPr>
                <w:p w:rsidRPr="00EF7CB1" w:rsidR="00C93396" w:rsidP="006A2596" w:rsidRDefault="00C93396" w14:paraId="644CCC66" w14:textId="60369C04">
                  <w:pPr>
                    <w:jc w:val="center"/>
                    <w:rPr>
                      <w:bCs/>
                      <w:sz w:val="24"/>
                      <w:szCs w:val="24"/>
                    </w:rPr>
                  </w:pPr>
                  <w:commentRangeStart w:id="140"/>
                  <w:commentRangeStart w:id="141"/>
                  <w:del w:author="Sachin Kumbhar" w:date="2026-09-04T12:53:00Z" w16du:dateUtc="2026-09-04T07:23:00Z" w:id="142">
                    <w:r w:rsidRPr="410C70F7" w:rsidDel="4B7CEC16">
                      <w:rPr>
                        <w:sz w:val="24"/>
                        <w:szCs w:val="24"/>
                      </w:rPr>
                      <w:delText>RIG25010</w:delText>
                    </w:r>
                  </w:del>
                </w:p>
              </w:tc>
              <w:tc>
                <w:tcPr>
                  <w:tcW w:w="883" w:type="dxa"/>
                  <w:tcMar/>
                  <w:vAlign w:val="center"/>
                  <w:tcPrChange w:author="Sachin Kumbhar" w:date="2026-09-04T12:36:00Z" w16du:dateUtc="2026-09-04T07:06:00Z" w:id="143">
                    <w:tcPr>
                      <w:tcW w:w="902" w:type="dxa"/>
                      <w:gridSpan w:val="2"/>
                      <w:vAlign w:val="center"/>
                    </w:tcPr>
                  </w:tcPrChange>
                </w:tcPr>
                <w:p w:rsidRPr="00EF7CB1" w:rsidR="00C93396" w:rsidP="006A2596" w:rsidRDefault="00C93396" w14:paraId="714A4509" w14:textId="7B289DB1">
                  <w:pPr>
                    <w:jc w:val="center"/>
                    <w:rPr>
                      <w:bCs/>
                      <w:sz w:val="24"/>
                      <w:szCs w:val="24"/>
                    </w:rPr>
                  </w:pPr>
                  <w:del w:author="Sachin Kumbhar" w:date="2026-09-04T12:53:00Z" w16du:dateUtc="2026-09-04T07:23:00Z" w:id="144">
                    <w:r w:rsidRPr="00EF7CB1" w:rsidDel="000C2394">
                      <w:rPr>
                        <w:bCs/>
                        <w:sz w:val="24"/>
                        <w:szCs w:val="24"/>
                      </w:rPr>
                      <w:delText>Primary Drying – Step 2</w:delText>
                    </w:r>
                  </w:del>
                </w:p>
              </w:tc>
              <w:tc>
                <w:tcPr>
                  <w:tcW w:w="221" w:type="dxa"/>
                  <w:tcMar/>
                  <w:tcPrChange w:author="Sachin Kumbhar" w:date="2026-09-04T12:36:00Z" w16du:dateUtc="2026-09-04T07:06:00Z" w:id="145">
                    <w:tcPr>
                      <w:tcW w:w="1044" w:type="dxa"/>
                      <w:gridSpan w:val="2"/>
                    </w:tcPr>
                  </w:tcPrChange>
                </w:tcPr>
                <w:p w:rsidRPr="00EF7CB1" w:rsidR="00C93396" w:rsidP="006A2596" w:rsidRDefault="00C93396" w14:paraId="1F2317B8" w14:textId="0059413E">
                  <w:pPr>
                    <w:jc w:val="center"/>
                    <w:rPr>
                      <w:bCs/>
                      <w:sz w:val="24"/>
                      <w:szCs w:val="24"/>
                    </w:rPr>
                  </w:pPr>
                  <w:del w:author="Sachin Kumbhar" w:date="2026-09-04T12:53:00Z" w16du:dateUtc="2026-09-04T07:23:00Z" w:id="146">
                    <w:r w:rsidDel="000C2394">
                      <w:rPr>
                        <w:bCs/>
                        <w:sz w:val="24"/>
                        <w:szCs w:val="24"/>
                      </w:rPr>
                      <w:delText>800</w:delText>
                    </w:r>
                  </w:del>
                </w:p>
              </w:tc>
              <w:tc>
                <w:tcPr>
                  <w:tcW w:w="1022" w:type="dxa"/>
                  <w:tcMar/>
                  <w:vAlign w:val="center"/>
                  <w:tcPrChange w:author="Sachin Kumbhar" w:date="2026-09-04T12:36:00Z" w16du:dateUtc="2026-09-04T07:06:00Z" w:id="147">
                    <w:tcPr>
                      <w:tcW w:w="1044" w:type="dxa"/>
                      <w:vAlign w:val="center"/>
                    </w:tcPr>
                  </w:tcPrChange>
                </w:tcPr>
                <w:p w:rsidRPr="00EF7CB1" w:rsidR="00C93396" w:rsidP="006A2596" w:rsidRDefault="00C93396" w14:paraId="49475E42" w14:textId="7E75981B">
                  <w:pPr>
                    <w:jc w:val="center"/>
                    <w:rPr>
                      <w:bCs/>
                      <w:sz w:val="24"/>
                      <w:szCs w:val="24"/>
                    </w:rPr>
                  </w:pPr>
                  <w:del w:author="Sachin Kumbhar" w:date="2026-09-04T12:53:00Z" w16du:dateUtc="2026-09-04T07:23:00Z" w:id="148">
                    <w:r w:rsidDel="000C2394">
                      <w:rPr>
                        <w:bCs/>
                        <w:sz w:val="24"/>
                        <w:szCs w:val="24"/>
                      </w:rPr>
                      <w:delText>650-950</w:delText>
                    </w:r>
                  </w:del>
                  <w:del w:author="Sachin Kumbhar" w:date="2026-09-04T12:45:00Z" w16du:dateUtc="2026-09-04T07:15:00Z" w:id="149">
                    <w:r w:rsidRPr="00EF7CB1" w:rsidDel="00C93396">
                      <w:rPr>
                        <w:bCs/>
                        <w:sz w:val="24"/>
                        <w:szCs w:val="24"/>
                      </w:rPr>
                      <w:delText>480–720</w:delText>
                    </w:r>
                  </w:del>
                </w:p>
              </w:tc>
              <w:tc>
                <w:tcPr>
                  <w:tcW w:w="1068" w:type="dxa"/>
                  <w:tcMar/>
                  <w:vAlign w:val="center"/>
                  <w:tcPrChange w:author="Sachin Kumbhar" w:date="2026-09-04T12:36:00Z" w16du:dateUtc="2026-09-04T07:06:00Z" w:id="150">
                    <w:tcPr>
                      <w:tcW w:w="1091" w:type="dxa"/>
                      <w:gridSpan w:val="2"/>
                      <w:vAlign w:val="center"/>
                    </w:tcPr>
                  </w:tcPrChange>
                </w:tcPr>
                <w:p w:rsidRPr="00EF7CB1" w:rsidR="00C93396" w:rsidP="006A2596" w:rsidRDefault="00C93396" w14:paraId="51F7EAB5" w14:textId="0CF06C40">
                  <w:pPr>
                    <w:jc w:val="center"/>
                    <w:rPr>
                      <w:bCs/>
                      <w:sz w:val="24"/>
                      <w:szCs w:val="24"/>
                    </w:rPr>
                  </w:pPr>
                  <w:del w:author="Sachin Kumbhar" w:date="2026-09-04T12:53:00Z" w16du:dateUtc="2026-09-04T07:23:00Z" w:id="151">
                    <w:r w:rsidRPr="00EF7CB1" w:rsidDel="000C2394">
                      <w:rPr>
                        <w:bCs/>
                        <w:sz w:val="24"/>
                        <w:szCs w:val="24"/>
                      </w:rPr>
                      <w:delText>752.0 max</w:delText>
                    </w:r>
                  </w:del>
                </w:p>
              </w:tc>
              <w:tc>
                <w:tcPr>
                  <w:tcW w:w="1194" w:type="dxa"/>
                  <w:tcMar/>
                  <w:vAlign w:val="center"/>
                  <w:tcPrChange w:author="Sachin Kumbhar" w:date="2026-09-04T12:36:00Z" w16du:dateUtc="2026-09-04T07:06:00Z" w:id="152">
                    <w:tcPr>
                      <w:tcW w:w="1220" w:type="dxa"/>
                      <w:gridSpan w:val="2"/>
                      <w:vAlign w:val="center"/>
                    </w:tcPr>
                  </w:tcPrChange>
                </w:tcPr>
                <w:p w:rsidRPr="00EF7CB1" w:rsidR="00C93396" w:rsidP="006A2596" w:rsidRDefault="00C93396" w14:paraId="2EF40EB3" w14:textId="3074D3DC">
                  <w:pPr>
                    <w:jc w:val="center"/>
                    <w:rPr>
                      <w:bCs/>
                      <w:sz w:val="24"/>
                      <w:szCs w:val="24"/>
                    </w:rPr>
                  </w:pPr>
                  <w:del w:author="Sachin Kumbhar" w:date="2026-09-04T12:53:00Z" w16du:dateUtc="2026-09-04T07:23:00Z" w:id="153">
                    <w:r w:rsidRPr="00EF7CB1" w:rsidDel="000C2394">
                      <w:rPr>
                        <w:bCs/>
                        <w:sz w:val="24"/>
                        <w:szCs w:val="24"/>
                      </w:rPr>
                      <w:delText>1 reading at 752.0 µbar</w:delText>
                    </w:r>
                  </w:del>
                </w:p>
              </w:tc>
              <w:tc>
                <w:tcPr>
                  <w:tcW w:w="1160" w:type="dxa"/>
                  <w:tcMar/>
                  <w:vAlign w:val="center"/>
                  <w:tcPrChange w:author="Sachin Kumbhar" w:date="2026-09-04T12:36:00Z" w16du:dateUtc="2026-09-04T07:06:00Z" w:id="154">
                    <w:tcPr>
                      <w:tcW w:w="1186" w:type="dxa"/>
                      <w:gridSpan w:val="2"/>
                      <w:vAlign w:val="center"/>
                    </w:tcPr>
                  </w:tcPrChange>
                </w:tcPr>
                <w:p w:rsidRPr="00EF7CB1" w:rsidR="00C93396" w:rsidP="006A2596" w:rsidRDefault="00C93396" w14:paraId="63E4C6E9" w14:textId="253D01A5">
                  <w:pPr>
                    <w:jc w:val="center"/>
                    <w:rPr>
                      <w:bCs/>
                      <w:sz w:val="24"/>
                      <w:szCs w:val="24"/>
                    </w:rPr>
                  </w:pPr>
                  <w:del w:author="Sachin Kumbhar" w:date="2026-09-04T12:53:00Z" w16du:dateUtc="2026-09-04T07:23:00Z" w:id="155">
                    <w:r w:rsidRPr="00EF7CB1" w:rsidDel="000C2394">
                      <w:rPr>
                        <w:bCs/>
                        <w:sz w:val="24"/>
                        <w:szCs w:val="24"/>
                      </w:rPr>
                      <w:delText>18/11/2025 01:20:32</w:delText>
                    </w:r>
                  </w:del>
                </w:p>
              </w:tc>
              <w:tc>
                <w:tcPr>
                  <w:tcW w:w="1068" w:type="dxa"/>
                  <w:tcMar/>
                  <w:vAlign w:val="center"/>
                  <w:tcPrChange w:author="Sachin Kumbhar" w:date="2026-09-04T12:36:00Z" w16du:dateUtc="2026-09-04T07:06:00Z" w:id="156">
                    <w:tcPr>
                      <w:tcW w:w="1486" w:type="dxa"/>
                      <w:gridSpan w:val="2"/>
                      <w:vAlign w:val="center"/>
                    </w:tcPr>
                  </w:tcPrChange>
                </w:tcPr>
                <w:p w:rsidRPr="00EF7CB1" w:rsidR="00C93396" w:rsidP="006A2596" w:rsidRDefault="00C93396" w14:paraId="5AAFC956" w14:textId="0C1F3B92">
                  <w:pPr>
                    <w:jc w:val="center"/>
                    <w:rPr>
                      <w:bCs/>
                      <w:sz w:val="24"/>
                      <w:szCs w:val="24"/>
                    </w:rPr>
                  </w:pPr>
                  <w:del w:author="Sachin Kumbhar" w:date="2026-09-04T12:53:00Z" w16du:dateUtc="2026-09-04T07:23:00Z" w:id="157">
                    <w:r w:rsidRPr="00EF7CB1" w:rsidDel="000C2394">
                      <w:rPr>
                        <w:bCs/>
                        <w:sz w:val="24"/>
                        <w:szCs w:val="24"/>
                      </w:rPr>
                      <w:delText>1 Minute</w:delText>
                    </w:r>
                  </w:del>
                </w:p>
              </w:tc>
              <w:tc>
                <w:tcPr>
                  <w:tcW w:w="1044" w:type="dxa"/>
                  <w:tcMar/>
                  <w:vAlign w:val="center"/>
                  <w:tcPrChange w:author="Sachin Kumbhar" w:date="2026-09-04T12:36:00Z" w16du:dateUtc="2026-09-04T07:06:00Z" w:id="158">
                    <w:tcPr>
                      <w:tcW w:w="990" w:type="dxa"/>
                      <w:vAlign w:val="center"/>
                    </w:tcPr>
                  </w:tcPrChange>
                </w:tcPr>
                <w:p w:rsidRPr="00EF7CB1" w:rsidR="00C93396" w:rsidP="006A2596" w:rsidRDefault="00C93396" w14:paraId="24CBC947" w14:textId="5132276C">
                  <w:pPr>
                    <w:jc w:val="center"/>
                    <w:rPr>
                      <w:bCs/>
                      <w:sz w:val="24"/>
                      <w:szCs w:val="24"/>
                    </w:rPr>
                  </w:pPr>
                  <w:del w:author="Sachin Kumbhar" w:date="2026-09-04T12:53:00Z" w16du:dateUtc="2026-09-04T07:23:00Z" w:id="159">
                    <w:r w:rsidRPr="00EF7CB1" w:rsidDel="000C2394">
                      <w:rPr>
                        <w:bCs/>
                        <w:sz w:val="24"/>
                        <w:szCs w:val="24"/>
                      </w:rPr>
                      <w:delText>High</w:delText>
                    </w:r>
                  </w:del>
                </w:p>
              </w:tc>
              <w:tc>
                <w:tcPr>
                  <w:tcW w:w="1287" w:type="dxa"/>
                  <w:tcMar/>
                  <w:vAlign w:val="center"/>
                  <w:tcPrChange w:author="Sachin Kumbhar" w:date="2026-09-04T12:36:00Z" w16du:dateUtc="2026-09-04T07:06:00Z" w:id="160">
                    <w:tcPr>
                      <w:tcW w:w="998" w:type="dxa"/>
                      <w:gridSpan w:val="2"/>
                      <w:vAlign w:val="center"/>
                    </w:tcPr>
                  </w:tcPrChange>
                </w:tcPr>
                <w:p w:rsidRPr="00EF7CB1" w:rsidR="00C93396" w:rsidP="006A2596" w:rsidRDefault="00C93396" w14:paraId="38F564E3" w14:textId="738BB1D5">
                  <w:pPr>
                    <w:jc w:val="center"/>
                    <w:rPr>
                      <w:bCs/>
                      <w:sz w:val="24"/>
                      <w:szCs w:val="24"/>
                    </w:rPr>
                  </w:pPr>
                  <w:del w:author="Sachin Kumbhar" w:date="2026-09-04T12:53:00Z" w16du:dateUtc="2026-09-04T07:23:00Z" w:id="161">
                    <w:r w:rsidRPr="410C70F7" w:rsidDel="4B7CEC16">
                      <w:rPr>
                        <w:sz w:val="24"/>
                        <w:szCs w:val="24"/>
                      </w:rPr>
                      <w:delText>At transition into Step 2; subsequent values within range.</w:delText>
                    </w:r>
                  </w:del>
                  <w:commentRangeEnd w:id="140"/>
                  <w:r w:rsidRPr="00EF7CB1">
                    <w:rPr>
                      <w:rStyle w:val="CommentReference"/>
                      <w:bCs/>
                      <w:sz w:val="24"/>
                      <w:szCs w:val="24"/>
                    </w:rPr>
                    <w:commentReference w:id="140"/>
                  </w:r>
                  <w:commentRangeEnd w:id="141"/>
                  <w:r>
                    <w:rPr>
                      <w:rStyle w:val="CommentReference"/>
                    </w:rPr>
                    <w:commentReference w:id="141"/>
                  </w:r>
                </w:p>
              </w:tc>
            </w:tr>
            <w:tr w:rsidRPr="00EF7CB1" w:rsidR="00C93396" w:rsidTr="257A5F30" w14:paraId="5464728B" w14:textId="67273FEE">
              <w:trPr>
                <w:trPrChange w:author="Sachin Kumbhar" w:date="2026-09-04T12:36:00Z" w16du:dateUtc="2026-09-04T07:06:00Z" w:id="162">
                  <w:trPr>
                    <w:gridAfter w:val="0"/>
                  </w:trPr>
                </w:trPrChange>
              </w:trPr>
              <w:tc>
                <w:tcPr>
                  <w:tcW w:w="1286" w:type="dxa"/>
                  <w:tcMar/>
                  <w:vAlign w:val="center"/>
                  <w:tcPrChange w:author="Sachin Kumbhar" w:date="2026-09-04T12:36:00Z" w16du:dateUtc="2026-09-04T07:06:00Z" w:id="163">
                    <w:tcPr>
                      <w:tcW w:w="1316" w:type="dxa"/>
                      <w:vAlign w:val="center"/>
                    </w:tcPr>
                  </w:tcPrChange>
                </w:tcPr>
                <w:p w:rsidRPr="00EF7CB1" w:rsidR="00C93396" w:rsidP="00DB5090" w:rsidRDefault="00C93396" w14:paraId="6DB58179" w14:textId="68AB0888">
                  <w:pPr>
                    <w:rPr>
                      <w:bCs/>
                      <w:sz w:val="24"/>
                      <w:szCs w:val="24"/>
                    </w:rPr>
                  </w:pPr>
                  <w:r w:rsidRPr="00EF7CB1">
                    <w:rPr>
                      <w:bCs/>
                      <w:sz w:val="24"/>
                      <w:szCs w:val="24"/>
                    </w:rPr>
                    <w:t>RIG25010</w:t>
                  </w:r>
                </w:p>
              </w:tc>
              <w:tc>
                <w:tcPr>
                  <w:tcW w:w="883" w:type="dxa"/>
                  <w:tcMar/>
                  <w:vAlign w:val="center"/>
                  <w:tcPrChange w:author="Sachin Kumbhar" w:date="2026-09-04T12:36:00Z" w16du:dateUtc="2026-09-04T07:06:00Z" w:id="164">
                    <w:tcPr>
                      <w:tcW w:w="902" w:type="dxa"/>
                      <w:gridSpan w:val="2"/>
                      <w:vAlign w:val="center"/>
                    </w:tcPr>
                  </w:tcPrChange>
                </w:tcPr>
                <w:p w:rsidRPr="00EF7CB1" w:rsidR="00C93396" w:rsidP="00DB5090" w:rsidRDefault="00C93396" w14:paraId="6734F844" w14:textId="55BEF8A3">
                  <w:pPr>
                    <w:rPr>
                      <w:bCs/>
                      <w:sz w:val="24"/>
                      <w:szCs w:val="24"/>
                    </w:rPr>
                  </w:pPr>
                  <w:r w:rsidRPr="00EF7CB1">
                    <w:rPr>
                      <w:bCs/>
                      <w:sz w:val="24"/>
                      <w:szCs w:val="24"/>
                    </w:rPr>
                    <w:t>Primary Drying – Step 4</w:t>
                  </w:r>
                </w:p>
              </w:tc>
              <w:tc>
                <w:tcPr>
                  <w:tcW w:w="221" w:type="dxa"/>
                  <w:tcMar/>
                  <w:tcPrChange w:author="Sachin Kumbhar" w:date="2026-09-04T12:36:00Z" w16du:dateUtc="2026-09-04T07:06:00Z" w:id="165">
                    <w:tcPr>
                      <w:tcW w:w="1044" w:type="dxa"/>
                      <w:gridSpan w:val="2"/>
                    </w:tcPr>
                  </w:tcPrChange>
                </w:tcPr>
                <w:p w:rsidRPr="4963D20A" w:rsidR="00C93396" w:rsidP="4963D20A" w:rsidRDefault="00C93396" w14:paraId="77085410" w14:textId="1C4E0951">
                  <w:pPr>
                    <w:rPr>
                      <w:sz w:val="24"/>
                      <w:szCs w:val="24"/>
                    </w:rPr>
                  </w:pPr>
                  <w:ins w:author="Sachin Kumbhar" w:date="2026-09-04T12:41:00Z" w16du:dateUtc="2026-09-04T07:11:00Z" w:id="166">
                    <w:r>
                      <w:rPr>
                        <w:sz w:val="24"/>
                        <w:szCs w:val="24"/>
                      </w:rPr>
                      <w:t>500</w:t>
                    </w:r>
                  </w:ins>
                </w:p>
              </w:tc>
              <w:tc>
                <w:tcPr>
                  <w:tcW w:w="1022" w:type="dxa"/>
                  <w:tcMar/>
                  <w:vAlign w:val="center"/>
                  <w:tcPrChange w:author="Sachin Kumbhar" w:date="2026-09-04T12:36:00Z" w16du:dateUtc="2026-09-04T07:06:00Z" w:id="167">
                    <w:tcPr>
                      <w:tcW w:w="1044" w:type="dxa"/>
                      <w:vAlign w:val="center"/>
                    </w:tcPr>
                  </w:tcPrChange>
                </w:tcPr>
                <w:p w:rsidRPr="00EF7CB1" w:rsidR="00C93396" w:rsidP="4963D20A" w:rsidRDefault="00C93396" w14:paraId="76252589" w14:textId="2051A3DF">
                  <w:pPr>
                    <w:rPr>
                      <w:sz w:val="24"/>
                      <w:szCs w:val="24"/>
                    </w:rPr>
                  </w:pPr>
                  <w:commentRangeStart w:id="168"/>
                  <w:commentRangeStart w:id="169"/>
                  <w:commentRangeStart w:id="170"/>
                  <w:commentRangeStart w:id="171"/>
                  <w:r w:rsidRPr="257A5F30" w:rsidR="1805A0E4">
                    <w:rPr>
                      <w:sz w:val="24"/>
                      <w:szCs w:val="24"/>
                    </w:rPr>
                    <w:t>380–620</w:t>
                  </w:r>
                </w:p>
              </w:tc>
              <w:tc>
                <w:tcPr>
                  <w:tcW w:w="1068" w:type="dxa"/>
                  <w:tcMar/>
                  <w:vAlign w:val="center"/>
                  <w:tcPrChange w:author="Sachin Kumbhar" w:date="2026-09-04T12:36:00Z" w16du:dateUtc="2026-09-04T07:06:00Z" w:id="172">
                    <w:tcPr>
                      <w:tcW w:w="1091" w:type="dxa"/>
                      <w:gridSpan w:val="2"/>
                      <w:vAlign w:val="center"/>
                    </w:tcPr>
                  </w:tcPrChange>
                </w:tcPr>
                <w:p w:rsidRPr="00EF7CB1" w:rsidR="00C93396" w:rsidP="4963D20A" w:rsidRDefault="00C93396" w14:paraId="0A1DFB00" w14:textId="762F0D5C">
                  <w:pPr>
                    <w:rPr>
                      <w:sz w:val="24"/>
                      <w:szCs w:val="24"/>
                    </w:rPr>
                  </w:pPr>
                  <w:r w:rsidRPr="257A5F30" w:rsidR="1805A0E4">
                    <w:rPr>
                      <w:sz w:val="24"/>
                      <w:szCs w:val="24"/>
                    </w:rPr>
                    <w:t>325.9 min</w:t>
                  </w:r>
                  <w:commentRangeEnd w:id="168"/>
                  <w:r>
                    <w:rPr>
                      <w:rStyle w:val="CommentReference"/>
                    </w:rPr>
                    <w:commentReference w:id="168"/>
                  </w:r>
                  <w:commentRangeEnd w:id="169"/>
                  <w:r>
                    <w:rPr>
                      <w:rStyle w:val="CommentReference"/>
                    </w:rPr>
                    <w:commentReference w:id="169"/>
                  </w:r>
                  <w:commentRangeEnd w:id="170"/>
                  <w:r>
                    <w:rPr>
                      <w:rStyle w:val="CommentReference"/>
                    </w:rPr>
                    <w:commentReference w:id="170"/>
                  </w:r>
                  <w:commentRangeEnd w:id="171"/>
                  <w:r>
                    <w:rPr>
                      <w:rStyle w:val="CommentReference"/>
                    </w:rPr>
                    <w:commentReference w:id="171"/>
                  </w:r>
                </w:p>
              </w:tc>
              <w:tc>
                <w:tcPr>
                  <w:tcW w:w="1194" w:type="dxa"/>
                  <w:tcMar/>
                  <w:vAlign w:val="center"/>
                  <w:tcPrChange w:author="Sachin Kumbhar" w:date="2026-09-04T12:36:00Z" w16du:dateUtc="2026-09-04T07:06:00Z" w:id="173">
                    <w:tcPr>
                      <w:tcW w:w="1220" w:type="dxa"/>
                      <w:gridSpan w:val="2"/>
                      <w:vAlign w:val="center"/>
                    </w:tcPr>
                  </w:tcPrChange>
                </w:tcPr>
                <w:p w:rsidRPr="00EF7CB1" w:rsidR="00C93396" w:rsidP="00DB5090" w:rsidRDefault="00C93396" w14:paraId="3B32D6CA" w14:textId="0845956E">
                  <w:pPr>
                    <w:rPr>
                      <w:bCs/>
                      <w:sz w:val="24"/>
                      <w:szCs w:val="24"/>
                    </w:rPr>
                  </w:pPr>
                  <w:r w:rsidRPr="00EF7CB1">
                    <w:rPr>
                      <w:bCs/>
                      <w:sz w:val="24"/>
                      <w:szCs w:val="24"/>
                    </w:rPr>
                    <w:t>1 reading at 325.9 µbar</w:t>
                  </w:r>
                </w:p>
              </w:tc>
              <w:tc>
                <w:tcPr>
                  <w:tcW w:w="1160" w:type="dxa"/>
                  <w:tcMar/>
                  <w:vAlign w:val="center"/>
                  <w:tcPrChange w:author="Sachin Kumbhar" w:date="2026-09-04T12:36:00Z" w16du:dateUtc="2026-09-04T07:06:00Z" w:id="174">
                    <w:tcPr>
                      <w:tcW w:w="1186" w:type="dxa"/>
                      <w:gridSpan w:val="2"/>
                      <w:vAlign w:val="center"/>
                    </w:tcPr>
                  </w:tcPrChange>
                </w:tcPr>
                <w:p w:rsidRPr="00EF7CB1" w:rsidR="00C93396" w:rsidP="00DB5090" w:rsidRDefault="00C93396" w14:paraId="2866C82B" w14:textId="52B665F6">
                  <w:pPr>
                    <w:rPr>
                      <w:bCs/>
                      <w:sz w:val="24"/>
                      <w:szCs w:val="24"/>
                    </w:rPr>
                  </w:pPr>
                  <w:r w:rsidRPr="00EF7CB1">
                    <w:rPr>
                      <w:bCs/>
                      <w:sz w:val="24"/>
                      <w:szCs w:val="24"/>
                    </w:rPr>
                    <w:t>18/11/2025 05:37:32</w:t>
                  </w:r>
                </w:p>
              </w:tc>
              <w:tc>
                <w:tcPr>
                  <w:tcW w:w="1068" w:type="dxa"/>
                  <w:tcMar/>
                  <w:tcPrChange w:author="Sachin Kumbhar" w:date="2026-09-04T12:36:00Z" w16du:dateUtc="2026-09-04T07:06:00Z" w:id="175">
                    <w:tcPr>
                      <w:tcW w:w="1486" w:type="dxa"/>
                      <w:gridSpan w:val="2"/>
                    </w:tcPr>
                  </w:tcPrChange>
                </w:tcPr>
                <w:p w:rsidRPr="00EF7CB1" w:rsidR="00C93396" w:rsidP="00DB5090" w:rsidRDefault="00C93396" w14:paraId="0A19E9B9" w14:textId="5402F4AE">
                  <w:pPr>
                    <w:rPr>
                      <w:bCs/>
                      <w:sz w:val="24"/>
                      <w:szCs w:val="24"/>
                    </w:rPr>
                  </w:pPr>
                  <w:r w:rsidRPr="00EF7CB1">
                    <w:rPr>
                      <w:bCs/>
                      <w:sz w:val="24"/>
                      <w:szCs w:val="24"/>
                    </w:rPr>
                    <w:t>1 Minute</w:t>
                  </w:r>
                </w:p>
              </w:tc>
              <w:tc>
                <w:tcPr>
                  <w:tcW w:w="1044" w:type="dxa"/>
                  <w:tcMar/>
                  <w:vAlign w:val="center"/>
                  <w:tcPrChange w:author="Sachin Kumbhar" w:date="2026-09-04T12:36:00Z" w16du:dateUtc="2026-09-04T07:06:00Z" w:id="176">
                    <w:tcPr>
                      <w:tcW w:w="990" w:type="dxa"/>
                      <w:vAlign w:val="center"/>
                    </w:tcPr>
                  </w:tcPrChange>
                </w:tcPr>
                <w:p w:rsidRPr="00EF7CB1" w:rsidR="00C93396" w:rsidP="00DB5090" w:rsidRDefault="00C93396" w14:paraId="1F28185B" w14:textId="72C78F82">
                  <w:pPr>
                    <w:rPr>
                      <w:bCs/>
                      <w:sz w:val="24"/>
                      <w:szCs w:val="24"/>
                    </w:rPr>
                  </w:pPr>
                  <w:r w:rsidRPr="00EF7CB1">
                    <w:rPr>
                      <w:bCs/>
                      <w:sz w:val="24"/>
                      <w:szCs w:val="24"/>
                    </w:rPr>
                    <w:t>Low</w:t>
                  </w:r>
                </w:p>
              </w:tc>
              <w:tc>
                <w:tcPr>
                  <w:tcW w:w="1287" w:type="dxa"/>
                  <w:tcMar/>
                  <w:vAlign w:val="center"/>
                  <w:tcPrChange w:author="Sachin Kumbhar" w:date="2026-09-04T12:36:00Z" w16du:dateUtc="2026-09-04T07:06:00Z" w:id="177">
                    <w:tcPr>
                      <w:tcW w:w="998" w:type="dxa"/>
                      <w:gridSpan w:val="2"/>
                      <w:vAlign w:val="center"/>
                    </w:tcPr>
                  </w:tcPrChange>
                </w:tcPr>
                <w:p w:rsidRPr="00EF7CB1" w:rsidR="00C93396" w:rsidP="00DB5090" w:rsidRDefault="00C93396" w14:paraId="603B0CBC" w14:textId="6B884E0D">
                  <w:pPr>
                    <w:rPr>
                      <w:bCs/>
                      <w:sz w:val="24"/>
                      <w:szCs w:val="24"/>
                    </w:rPr>
                  </w:pPr>
                  <w:r w:rsidRPr="00EF7CB1">
                    <w:rPr>
                      <w:bCs/>
                      <w:sz w:val="24"/>
                      <w:szCs w:val="24"/>
                    </w:rPr>
                    <w:t>Transient low reading; subsequent values within range.</w:t>
                  </w:r>
                </w:p>
              </w:tc>
            </w:tr>
            <w:tr w:rsidRPr="00EF7CB1" w:rsidR="00C93396" w:rsidTr="257A5F30" w14:paraId="10C0A8D8" w14:textId="389190E8">
              <w:trPr>
                <w:trPrChange w:author="Sachin Kumbhar" w:date="2026-09-04T12:36:00Z" w16du:dateUtc="2026-09-04T07:06:00Z" w:id="178">
                  <w:trPr>
                    <w:gridAfter w:val="0"/>
                  </w:trPr>
                </w:trPrChange>
              </w:trPr>
              <w:tc>
                <w:tcPr>
                  <w:tcW w:w="1286" w:type="dxa"/>
                  <w:tcMar/>
                  <w:vAlign w:val="center"/>
                  <w:tcPrChange w:author="Sachin Kumbhar" w:date="2026-09-04T12:36:00Z" w16du:dateUtc="2026-09-04T07:06:00Z" w:id="179">
                    <w:tcPr>
                      <w:tcW w:w="1316" w:type="dxa"/>
                      <w:vAlign w:val="center"/>
                    </w:tcPr>
                  </w:tcPrChange>
                </w:tcPr>
                <w:p w:rsidRPr="00EF7CB1" w:rsidR="00C93396" w:rsidP="00DB5090" w:rsidRDefault="00C93396" w14:paraId="2C8B2E11" w14:textId="2D5804F3">
                  <w:pPr>
                    <w:rPr>
                      <w:bCs/>
                      <w:sz w:val="24"/>
                      <w:szCs w:val="24"/>
                    </w:rPr>
                  </w:pPr>
                  <w:r w:rsidRPr="00EF7CB1">
                    <w:rPr>
                      <w:bCs/>
                      <w:sz w:val="24"/>
                      <w:szCs w:val="24"/>
                    </w:rPr>
                    <w:t>RIG25014</w:t>
                  </w:r>
                </w:p>
              </w:tc>
              <w:tc>
                <w:tcPr>
                  <w:tcW w:w="883" w:type="dxa"/>
                  <w:tcMar/>
                  <w:vAlign w:val="center"/>
                  <w:tcPrChange w:author="Sachin Kumbhar" w:date="2026-09-04T12:36:00Z" w16du:dateUtc="2026-09-04T07:06:00Z" w:id="180">
                    <w:tcPr>
                      <w:tcW w:w="902" w:type="dxa"/>
                      <w:gridSpan w:val="2"/>
                      <w:vAlign w:val="center"/>
                    </w:tcPr>
                  </w:tcPrChange>
                </w:tcPr>
                <w:p w:rsidRPr="00EF7CB1" w:rsidR="00C93396" w:rsidP="00DB5090" w:rsidRDefault="00C93396" w14:paraId="72730768" w14:textId="59C58F1C">
                  <w:pPr>
                    <w:rPr>
                      <w:bCs/>
                      <w:sz w:val="24"/>
                      <w:szCs w:val="24"/>
                    </w:rPr>
                  </w:pPr>
                  <w:r w:rsidRPr="00EF7CB1">
                    <w:rPr>
                      <w:bCs/>
                      <w:sz w:val="24"/>
                      <w:szCs w:val="24"/>
                    </w:rPr>
                    <w:t>Primary Drying – Step 1</w:t>
                  </w:r>
                </w:p>
              </w:tc>
              <w:tc>
                <w:tcPr>
                  <w:tcW w:w="221" w:type="dxa"/>
                  <w:tcMar/>
                  <w:tcPrChange w:author="Sachin Kumbhar" w:date="2026-09-04T12:36:00Z" w16du:dateUtc="2026-09-04T07:06:00Z" w:id="181">
                    <w:tcPr>
                      <w:tcW w:w="1044" w:type="dxa"/>
                      <w:gridSpan w:val="2"/>
                    </w:tcPr>
                  </w:tcPrChange>
                </w:tcPr>
                <w:p w:rsidRPr="00EF7CB1" w:rsidR="00C93396" w:rsidP="00DB5090" w:rsidRDefault="00C93396" w14:paraId="7C86192B" w14:textId="1E272B99">
                  <w:pPr>
                    <w:rPr>
                      <w:bCs/>
                      <w:sz w:val="24"/>
                      <w:szCs w:val="24"/>
                    </w:rPr>
                  </w:pPr>
                  <w:ins w:author="Sachin Kumbhar" w:date="2026-09-04T12:41:00Z" w16du:dateUtc="2026-09-04T07:11:00Z" w:id="182">
                    <w:r>
                      <w:rPr>
                        <w:bCs/>
                        <w:sz w:val="24"/>
                        <w:szCs w:val="24"/>
                      </w:rPr>
                      <w:t>800</w:t>
                    </w:r>
                  </w:ins>
                </w:p>
              </w:tc>
              <w:tc>
                <w:tcPr>
                  <w:tcW w:w="1022" w:type="dxa"/>
                  <w:tcMar/>
                  <w:vAlign w:val="center"/>
                  <w:tcPrChange w:author="Sachin Kumbhar" w:date="2026-09-04T12:36:00Z" w16du:dateUtc="2026-09-04T07:06:00Z" w:id="183">
                    <w:tcPr>
                      <w:tcW w:w="1044" w:type="dxa"/>
                      <w:vAlign w:val="center"/>
                    </w:tcPr>
                  </w:tcPrChange>
                </w:tcPr>
                <w:p w:rsidRPr="00EF7CB1" w:rsidR="00C93396" w:rsidP="00DB5090" w:rsidRDefault="00C93396" w14:paraId="41F01AB1" w14:textId="158DD08B">
                  <w:pPr>
                    <w:rPr>
                      <w:bCs/>
                      <w:sz w:val="24"/>
                      <w:szCs w:val="24"/>
                    </w:rPr>
                  </w:pPr>
                  <w:r w:rsidRPr="00EF7CB1">
                    <w:rPr>
                      <w:bCs/>
                      <w:sz w:val="24"/>
                      <w:szCs w:val="24"/>
                    </w:rPr>
                    <w:t>650–950</w:t>
                  </w:r>
                </w:p>
              </w:tc>
              <w:tc>
                <w:tcPr>
                  <w:tcW w:w="1068" w:type="dxa"/>
                  <w:tcMar/>
                  <w:vAlign w:val="center"/>
                  <w:tcPrChange w:author="Sachin Kumbhar" w:date="2026-09-04T12:36:00Z" w16du:dateUtc="2026-09-04T07:06:00Z" w:id="184">
                    <w:tcPr>
                      <w:tcW w:w="1091" w:type="dxa"/>
                      <w:gridSpan w:val="2"/>
                      <w:vAlign w:val="center"/>
                    </w:tcPr>
                  </w:tcPrChange>
                </w:tcPr>
                <w:p w:rsidRPr="00EF7CB1" w:rsidR="00C93396" w:rsidP="00DB5090" w:rsidRDefault="00C93396" w14:paraId="333CC028" w14:textId="60308EBB">
                  <w:pPr>
                    <w:rPr>
                      <w:bCs/>
                      <w:sz w:val="24"/>
                      <w:szCs w:val="24"/>
                    </w:rPr>
                  </w:pPr>
                  <w:r w:rsidRPr="00EF7CB1">
                    <w:rPr>
                      <w:bCs/>
                      <w:sz w:val="24"/>
                      <w:szCs w:val="24"/>
                    </w:rPr>
                    <w:t>192.4 min</w:t>
                  </w:r>
                </w:p>
              </w:tc>
              <w:tc>
                <w:tcPr>
                  <w:tcW w:w="1194" w:type="dxa"/>
                  <w:tcMar/>
                  <w:vAlign w:val="center"/>
                  <w:tcPrChange w:author="Sachin Kumbhar" w:date="2026-09-04T12:36:00Z" w16du:dateUtc="2026-09-04T07:06:00Z" w:id="185">
                    <w:tcPr>
                      <w:tcW w:w="1220" w:type="dxa"/>
                      <w:gridSpan w:val="2"/>
                      <w:vAlign w:val="center"/>
                    </w:tcPr>
                  </w:tcPrChange>
                </w:tcPr>
                <w:p w:rsidRPr="00EF7CB1" w:rsidR="00C93396" w:rsidP="00DB5090" w:rsidRDefault="00C93396" w14:paraId="3CA49FCA" w14:textId="5FC1A8AC">
                  <w:pPr>
                    <w:rPr>
                      <w:bCs/>
                      <w:sz w:val="24"/>
                      <w:szCs w:val="24"/>
                    </w:rPr>
                  </w:pPr>
                  <w:r w:rsidRPr="00EF7CB1">
                    <w:rPr>
                      <w:bCs/>
                      <w:sz w:val="24"/>
                      <w:szCs w:val="24"/>
                    </w:rPr>
                    <w:t>8 consecutive one-minute readings outside range</w:t>
                  </w:r>
                </w:p>
              </w:tc>
              <w:tc>
                <w:tcPr>
                  <w:tcW w:w="1160" w:type="dxa"/>
                  <w:tcMar/>
                  <w:vAlign w:val="center"/>
                  <w:tcPrChange w:author="Sachin Kumbhar" w:date="2026-09-04T12:36:00Z" w16du:dateUtc="2026-09-04T07:06:00Z" w:id="186">
                    <w:tcPr>
                      <w:tcW w:w="1186" w:type="dxa"/>
                      <w:gridSpan w:val="2"/>
                      <w:vAlign w:val="center"/>
                    </w:tcPr>
                  </w:tcPrChange>
                </w:tcPr>
                <w:p w:rsidRPr="00EF7CB1" w:rsidR="00C93396" w:rsidP="00DB5090" w:rsidRDefault="00C93396" w14:paraId="1292D962" w14:textId="3512DD06">
                  <w:pPr>
                    <w:rPr>
                      <w:bCs/>
                      <w:sz w:val="24"/>
                      <w:szCs w:val="24"/>
                    </w:rPr>
                  </w:pPr>
                  <w:r w:rsidRPr="00EF7CB1">
                    <w:rPr>
                      <w:bCs/>
                      <w:sz w:val="24"/>
                      <w:szCs w:val="24"/>
                    </w:rPr>
                    <w:t>22/05/2026 20:59:11–21:06:11</w:t>
                  </w:r>
                </w:p>
              </w:tc>
              <w:tc>
                <w:tcPr>
                  <w:tcW w:w="1068" w:type="dxa"/>
                  <w:tcMar/>
                  <w:tcPrChange w:author="Sachin Kumbhar" w:date="2026-09-04T12:36:00Z" w16du:dateUtc="2026-09-04T07:06:00Z" w:id="187">
                    <w:tcPr>
                      <w:tcW w:w="1486" w:type="dxa"/>
                      <w:gridSpan w:val="2"/>
                    </w:tcPr>
                  </w:tcPrChange>
                </w:tcPr>
                <w:p w:rsidRPr="00EF7CB1" w:rsidR="00C93396" w:rsidP="00DB5090" w:rsidRDefault="00443D7C" w14:paraId="26AA45A4" w14:textId="31DEFA67">
                  <w:pPr>
                    <w:rPr>
                      <w:bCs/>
                      <w:sz w:val="24"/>
                      <w:szCs w:val="24"/>
                    </w:rPr>
                  </w:pPr>
                  <w:ins w:author="Sachin Kumbhar" w:date="2026-09-11T12:22:00Z" w16du:dateUtc="2026-09-11T06:52:00Z" w:id="188">
                    <w:r>
                      <w:rPr>
                        <w:bCs/>
                        <w:sz w:val="24"/>
                        <w:szCs w:val="24"/>
                      </w:rPr>
                      <w:t>8</w:t>
                    </w:r>
                  </w:ins>
                  <w:del w:author="Sachin Kumbhar" w:date="2026-09-11T12:22:00Z" w16du:dateUtc="2026-09-11T06:52:00Z" w:id="189">
                    <w:r w:rsidRPr="00EF7CB1" w:rsidDel="00443D7C" w:rsidR="00C93396">
                      <w:rPr>
                        <w:bCs/>
                        <w:sz w:val="24"/>
                        <w:szCs w:val="24"/>
                      </w:rPr>
                      <w:delText xml:space="preserve">7 </w:delText>
                    </w:r>
                  </w:del>
                  <w:r w:rsidRPr="00EF7CB1" w:rsidR="00C93396">
                    <w:rPr>
                      <w:bCs/>
                      <w:sz w:val="24"/>
                      <w:szCs w:val="24"/>
                    </w:rPr>
                    <w:t>Minutes</w:t>
                  </w:r>
                </w:p>
              </w:tc>
              <w:tc>
                <w:tcPr>
                  <w:tcW w:w="1044" w:type="dxa"/>
                  <w:tcMar/>
                  <w:vAlign w:val="center"/>
                  <w:tcPrChange w:author="Sachin Kumbhar" w:date="2026-09-04T12:36:00Z" w16du:dateUtc="2026-09-04T07:06:00Z" w:id="190">
                    <w:tcPr>
                      <w:tcW w:w="990" w:type="dxa"/>
                      <w:vAlign w:val="center"/>
                    </w:tcPr>
                  </w:tcPrChange>
                </w:tcPr>
                <w:p w:rsidRPr="00EF7CB1" w:rsidR="00C93396" w:rsidP="00DB5090" w:rsidRDefault="00C93396" w14:paraId="6D3E7187" w14:textId="633A9DBB">
                  <w:pPr>
                    <w:rPr>
                      <w:bCs/>
                      <w:sz w:val="24"/>
                      <w:szCs w:val="24"/>
                    </w:rPr>
                  </w:pPr>
                  <w:r w:rsidRPr="00EF7CB1">
                    <w:rPr>
                      <w:bCs/>
                      <w:sz w:val="24"/>
                      <w:szCs w:val="24"/>
                    </w:rPr>
                    <w:t>Low</w:t>
                  </w:r>
                </w:p>
              </w:tc>
              <w:tc>
                <w:tcPr>
                  <w:tcW w:w="1287" w:type="dxa"/>
                  <w:tcMar/>
                  <w:vAlign w:val="center"/>
                  <w:tcPrChange w:author="Sachin Kumbhar" w:date="2026-09-04T12:36:00Z" w16du:dateUtc="2026-09-04T07:06:00Z" w:id="191">
                    <w:tcPr>
                      <w:tcW w:w="998" w:type="dxa"/>
                      <w:gridSpan w:val="2"/>
                      <w:vAlign w:val="center"/>
                    </w:tcPr>
                  </w:tcPrChange>
                </w:tcPr>
                <w:p w:rsidRPr="00EF7CB1" w:rsidR="00C93396" w:rsidP="00DB5090" w:rsidRDefault="00C93396" w14:paraId="0F9636CA" w14:textId="5E3F2C41">
                  <w:pPr>
                    <w:rPr>
                      <w:bCs/>
                      <w:sz w:val="24"/>
                      <w:szCs w:val="24"/>
                    </w:rPr>
                  </w:pPr>
                  <w:r w:rsidRPr="00EF7CB1">
                    <w:rPr>
                      <w:bCs/>
                      <w:sz w:val="24"/>
                      <w:szCs w:val="24"/>
                    </w:rPr>
                    <w:t xml:space="preserve">Corresponds to ERF/26/022; investigation attributes events to sensitive manual needle-valve control and </w:t>
                  </w:r>
                  <w:r w:rsidRPr="00EF7CB1">
                    <w:rPr>
                      <w:bCs/>
                      <w:sz w:val="24"/>
                      <w:szCs w:val="24"/>
                    </w:rPr>
                    <w:t>stabilization.</w:t>
                  </w:r>
                </w:p>
              </w:tc>
            </w:tr>
            <w:tr w:rsidRPr="00EF7CB1" w:rsidR="00C93396" w:rsidTr="257A5F30" w14:paraId="2197708C" w14:textId="76AF2342">
              <w:trPr>
                <w:trPrChange w:author="Sachin Kumbhar" w:date="2026-09-04T12:36:00Z" w16du:dateUtc="2026-09-04T07:06:00Z" w:id="192">
                  <w:trPr>
                    <w:gridAfter w:val="0"/>
                  </w:trPr>
                </w:trPrChange>
              </w:trPr>
              <w:tc>
                <w:tcPr>
                  <w:tcW w:w="1286" w:type="dxa"/>
                  <w:tcMar/>
                  <w:vAlign w:val="center"/>
                  <w:tcPrChange w:author="Sachin Kumbhar" w:date="2026-09-04T12:36:00Z" w16du:dateUtc="2026-09-04T07:06:00Z" w:id="193">
                    <w:tcPr>
                      <w:tcW w:w="1316" w:type="dxa"/>
                      <w:vAlign w:val="center"/>
                    </w:tcPr>
                  </w:tcPrChange>
                </w:tcPr>
                <w:p w:rsidRPr="00EF7CB1" w:rsidR="00C93396" w:rsidP="00DB5090" w:rsidRDefault="00C93396" w14:paraId="4A1A288E" w14:textId="5C2FE6AB">
                  <w:pPr>
                    <w:rPr>
                      <w:bCs/>
                      <w:sz w:val="24"/>
                      <w:szCs w:val="24"/>
                    </w:rPr>
                  </w:pPr>
                  <w:del w:author="Sachin Kumbhar" w:date="2026-09-11T18:38:00Z" w16du:dateUtc="2026-09-11T13:08:00Z" w:id="194">
                    <w:r w:rsidRPr="00EF7CB1" w:rsidDel="00E97985">
                      <w:rPr>
                        <w:bCs/>
                        <w:sz w:val="24"/>
                        <w:szCs w:val="24"/>
                      </w:rPr>
                      <w:delText>C072630015</w:delText>
                    </w:r>
                  </w:del>
                </w:p>
              </w:tc>
              <w:tc>
                <w:tcPr>
                  <w:tcW w:w="883" w:type="dxa"/>
                  <w:tcMar/>
                  <w:vAlign w:val="center"/>
                  <w:tcPrChange w:author="Sachin Kumbhar" w:date="2026-09-04T12:36:00Z" w16du:dateUtc="2026-09-04T07:06:00Z" w:id="195">
                    <w:tcPr>
                      <w:tcW w:w="902" w:type="dxa"/>
                      <w:gridSpan w:val="2"/>
                      <w:vAlign w:val="center"/>
                    </w:tcPr>
                  </w:tcPrChange>
                </w:tcPr>
                <w:p w:rsidRPr="00EF7CB1" w:rsidR="00C93396" w:rsidP="00DB5090" w:rsidRDefault="00C93396" w14:paraId="6892B15D" w14:textId="08A4C1DC">
                  <w:pPr>
                    <w:rPr>
                      <w:bCs/>
                      <w:sz w:val="24"/>
                      <w:szCs w:val="24"/>
                    </w:rPr>
                  </w:pPr>
                  <w:del w:author="Sachin Kumbhar" w:date="2026-09-11T18:38:00Z" w16du:dateUtc="2026-09-11T13:08:00Z" w:id="196">
                    <w:r w:rsidRPr="00EF7CB1" w:rsidDel="00E97985">
                      <w:rPr>
                        <w:bCs/>
                        <w:sz w:val="24"/>
                        <w:szCs w:val="24"/>
                      </w:rPr>
                      <w:delText>Primary Drying – Step 2</w:delText>
                    </w:r>
                  </w:del>
                </w:p>
              </w:tc>
              <w:tc>
                <w:tcPr>
                  <w:tcW w:w="221" w:type="dxa"/>
                  <w:tcMar/>
                  <w:tcPrChange w:author="Sachin Kumbhar" w:date="2026-09-04T12:36:00Z" w16du:dateUtc="2026-09-04T07:06:00Z" w:id="197">
                    <w:tcPr>
                      <w:tcW w:w="1044" w:type="dxa"/>
                      <w:gridSpan w:val="2"/>
                    </w:tcPr>
                  </w:tcPrChange>
                </w:tcPr>
                <w:p w:rsidRPr="00EF7CB1" w:rsidR="00C93396" w:rsidP="00DB5090" w:rsidRDefault="00C93396" w14:paraId="3EFDD2C7" w14:textId="61299A65">
                  <w:pPr>
                    <w:rPr>
                      <w:bCs/>
                      <w:sz w:val="24"/>
                      <w:szCs w:val="24"/>
                    </w:rPr>
                  </w:pPr>
                </w:p>
              </w:tc>
              <w:tc>
                <w:tcPr>
                  <w:tcW w:w="1022" w:type="dxa"/>
                  <w:tcMar/>
                  <w:vAlign w:val="center"/>
                  <w:tcPrChange w:author="Sachin Kumbhar" w:date="2026-09-04T12:36:00Z" w16du:dateUtc="2026-09-04T07:06:00Z" w:id="198">
                    <w:tcPr>
                      <w:tcW w:w="1044" w:type="dxa"/>
                      <w:vAlign w:val="center"/>
                    </w:tcPr>
                  </w:tcPrChange>
                </w:tcPr>
                <w:p w:rsidRPr="00EF7CB1" w:rsidR="00C93396" w:rsidP="00DB5090" w:rsidRDefault="00C93396" w14:paraId="5EAB3E8F" w14:textId="3F807B0F">
                  <w:pPr>
                    <w:rPr>
                      <w:bCs/>
                      <w:sz w:val="24"/>
                      <w:szCs w:val="24"/>
                    </w:rPr>
                  </w:pPr>
                  <w:del w:author="Sachin Kumbhar" w:date="2026-09-11T18:38:00Z" w16du:dateUtc="2026-09-11T13:08:00Z" w:id="199">
                    <w:r w:rsidRPr="00EF7CB1" w:rsidDel="00E97985">
                      <w:rPr>
                        <w:bCs/>
                        <w:sz w:val="24"/>
                        <w:szCs w:val="24"/>
                      </w:rPr>
                      <w:delText>48</w:delText>
                    </w:r>
                  </w:del>
                  <w:del w:author="Sachin Kumbhar" w:date="2026-09-11T18:37:00Z" w16du:dateUtc="2026-09-11T13:07:00Z" w:id="200">
                    <w:r w:rsidRPr="00EF7CB1" w:rsidDel="00E97985">
                      <w:rPr>
                        <w:bCs/>
                        <w:sz w:val="24"/>
                        <w:szCs w:val="24"/>
                      </w:rPr>
                      <w:delText>0–720</w:delText>
                    </w:r>
                  </w:del>
                </w:p>
              </w:tc>
              <w:tc>
                <w:tcPr>
                  <w:tcW w:w="1068" w:type="dxa"/>
                  <w:tcMar/>
                  <w:vAlign w:val="center"/>
                  <w:tcPrChange w:author="Sachin Kumbhar" w:date="2026-09-04T12:36:00Z" w16du:dateUtc="2026-09-04T07:06:00Z" w:id="201">
                    <w:tcPr>
                      <w:tcW w:w="1091" w:type="dxa"/>
                      <w:gridSpan w:val="2"/>
                      <w:vAlign w:val="center"/>
                    </w:tcPr>
                  </w:tcPrChange>
                </w:tcPr>
                <w:p w:rsidRPr="00EF7CB1" w:rsidR="00C93396" w:rsidP="00DB5090" w:rsidRDefault="00C93396" w14:paraId="6A8BE4DD" w14:textId="68FFDB40">
                  <w:pPr>
                    <w:rPr>
                      <w:bCs/>
                      <w:sz w:val="24"/>
                      <w:szCs w:val="24"/>
                    </w:rPr>
                  </w:pPr>
                  <w:del w:author="Sachin Kumbhar" w:date="2026-09-11T18:38:00Z" w16du:dateUtc="2026-09-11T13:08:00Z" w:id="202">
                    <w:r w:rsidRPr="00EF7CB1" w:rsidDel="00E97985">
                      <w:rPr>
                        <w:bCs/>
                        <w:sz w:val="24"/>
                        <w:szCs w:val="24"/>
                      </w:rPr>
                      <w:delText>824.8 max</w:delText>
                    </w:r>
                  </w:del>
                </w:p>
              </w:tc>
              <w:tc>
                <w:tcPr>
                  <w:tcW w:w="1194" w:type="dxa"/>
                  <w:tcMar/>
                  <w:vAlign w:val="center"/>
                  <w:tcPrChange w:author="Sachin Kumbhar" w:date="2026-09-04T12:36:00Z" w16du:dateUtc="2026-09-04T07:06:00Z" w:id="203">
                    <w:tcPr>
                      <w:tcW w:w="1220" w:type="dxa"/>
                      <w:gridSpan w:val="2"/>
                      <w:vAlign w:val="center"/>
                    </w:tcPr>
                  </w:tcPrChange>
                </w:tcPr>
                <w:p w:rsidRPr="00EF7CB1" w:rsidR="00C93396" w:rsidP="00DB5090" w:rsidRDefault="00C93396" w14:paraId="13D7E83A" w14:textId="035E0F36">
                  <w:pPr>
                    <w:rPr>
                      <w:bCs/>
                      <w:sz w:val="24"/>
                      <w:szCs w:val="24"/>
                    </w:rPr>
                  </w:pPr>
                  <w:del w:author="Sachin Kumbhar" w:date="2026-09-11T18:38:00Z" w16du:dateUtc="2026-09-11T13:08:00Z" w:id="204">
                    <w:r w:rsidRPr="00EF7CB1" w:rsidDel="00E97985">
                      <w:rPr>
                        <w:bCs/>
                        <w:sz w:val="24"/>
                        <w:szCs w:val="24"/>
                      </w:rPr>
                      <w:delText>1 reading at 824.8</w:delText>
                    </w:r>
                  </w:del>
                </w:p>
              </w:tc>
              <w:tc>
                <w:tcPr>
                  <w:tcW w:w="1160" w:type="dxa"/>
                  <w:tcMar/>
                  <w:vAlign w:val="center"/>
                  <w:tcPrChange w:author="Sachin Kumbhar" w:date="2026-09-04T12:36:00Z" w16du:dateUtc="2026-09-04T07:06:00Z" w:id="205">
                    <w:tcPr>
                      <w:tcW w:w="1186" w:type="dxa"/>
                      <w:gridSpan w:val="2"/>
                      <w:vAlign w:val="center"/>
                    </w:tcPr>
                  </w:tcPrChange>
                </w:tcPr>
                <w:p w:rsidRPr="00EF7CB1" w:rsidR="00C93396" w:rsidP="00DB5090" w:rsidRDefault="00C93396" w14:paraId="5CF4A8CC" w14:textId="5AC56110">
                  <w:pPr>
                    <w:rPr>
                      <w:bCs/>
                      <w:sz w:val="24"/>
                      <w:szCs w:val="24"/>
                    </w:rPr>
                  </w:pPr>
                  <w:del w:author="Sachin Kumbhar" w:date="2026-09-11T18:39:00Z" w16du:dateUtc="2026-09-11T13:09:00Z" w:id="206">
                    <w:r w:rsidRPr="00EF7CB1" w:rsidDel="00E97985">
                      <w:rPr>
                        <w:bCs/>
                        <w:sz w:val="24"/>
                        <w:szCs w:val="24"/>
                      </w:rPr>
                      <w:delText>29/05/2026 20:27:27</w:delText>
                    </w:r>
                  </w:del>
                </w:p>
              </w:tc>
              <w:tc>
                <w:tcPr>
                  <w:tcW w:w="1068" w:type="dxa"/>
                  <w:tcMar/>
                  <w:tcPrChange w:author="Sachin Kumbhar" w:date="2026-09-04T12:36:00Z" w16du:dateUtc="2026-09-04T07:06:00Z" w:id="207">
                    <w:tcPr>
                      <w:tcW w:w="1486" w:type="dxa"/>
                      <w:gridSpan w:val="2"/>
                    </w:tcPr>
                  </w:tcPrChange>
                </w:tcPr>
                <w:p w:rsidRPr="00EF7CB1" w:rsidR="00C93396" w:rsidP="00DB5090" w:rsidRDefault="00C93396" w14:paraId="30FC8F00" w14:textId="1D54D6E9">
                  <w:pPr>
                    <w:rPr>
                      <w:bCs/>
                      <w:sz w:val="24"/>
                      <w:szCs w:val="24"/>
                    </w:rPr>
                  </w:pPr>
                  <w:del w:author="Sachin Kumbhar" w:date="2026-09-11T18:39:00Z" w16du:dateUtc="2026-09-11T13:09:00Z" w:id="208">
                    <w:r w:rsidRPr="00EF7CB1" w:rsidDel="00E97985">
                      <w:rPr>
                        <w:bCs/>
                        <w:sz w:val="24"/>
                        <w:szCs w:val="24"/>
                      </w:rPr>
                      <w:delText>1 Minute</w:delText>
                    </w:r>
                  </w:del>
                </w:p>
              </w:tc>
              <w:tc>
                <w:tcPr>
                  <w:tcW w:w="1044" w:type="dxa"/>
                  <w:tcMar/>
                  <w:vAlign w:val="center"/>
                  <w:tcPrChange w:author="Sachin Kumbhar" w:date="2026-09-04T12:36:00Z" w16du:dateUtc="2026-09-04T07:06:00Z" w:id="209">
                    <w:tcPr>
                      <w:tcW w:w="990" w:type="dxa"/>
                      <w:vAlign w:val="center"/>
                    </w:tcPr>
                  </w:tcPrChange>
                </w:tcPr>
                <w:p w:rsidRPr="00EF7CB1" w:rsidR="00C93396" w:rsidP="00DB5090" w:rsidRDefault="00C93396" w14:paraId="6406B443" w14:textId="4CF991A2">
                  <w:pPr>
                    <w:rPr>
                      <w:bCs/>
                      <w:sz w:val="24"/>
                      <w:szCs w:val="24"/>
                    </w:rPr>
                  </w:pPr>
                  <w:del w:author="Sachin Kumbhar" w:date="2026-09-11T18:39:00Z" w16du:dateUtc="2026-09-11T13:09:00Z" w:id="210">
                    <w:r w:rsidRPr="00EF7CB1" w:rsidDel="00E97985">
                      <w:rPr>
                        <w:bCs/>
                        <w:sz w:val="24"/>
                        <w:szCs w:val="24"/>
                      </w:rPr>
                      <w:delText>High</w:delText>
                    </w:r>
                  </w:del>
                </w:p>
              </w:tc>
              <w:tc>
                <w:tcPr>
                  <w:tcW w:w="1287" w:type="dxa"/>
                  <w:tcMar/>
                  <w:vAlign w:val="center"/>
                  <w:tcPrChange w:author="Sachin Kumbhar" w:date="2026-09-04T12:36:00Z" w16du:dateUtc="2026-09-04T07:06:00Z" w:id="211">
                    <w:tcPr>
                      <w:tcW w:w="998" w:type="dxa"/>
                      <w:gridSpan w:val="2"/>
                      <w:vAlign w:val="center"/>
                    </w:tcPr>
                  </w:tcPrChange>
                </w:tcPr>
                <w:p w:rsidRPr="00EF7CB1" w:rsidR="00C93396" w:rsidP="00DB5090" w:rsidRDefault="00C93396" w14:paraId="703E5032" w14:textId="5AA37CDA">
                  <w:pPr>
                    <w:rPr>
                      <w:bCs/>
                      <w:sz w:val="24"/>
                      <w:szCs w:val="24"/>
                    </w:rPr>
                  </w:pPr>
                  <w:del w:author="Sachin Kumbhar" w:date="2026-09-11T18:39:00Z" w16du:dateUtc="2026-09-11T13:09:00Z" w:id="1658990582">
                    <w:r w:rsidRPr="257A5F30" w:rsidDel="1805A0E4">
                      <w:rPr>
                        <w:sz w:val="24"/>
                        <w:szCs w:val="24"/>
                      </w:rPr>
                      <w:delText xml:space="preserve">At transition into </w:delText>
                    </w:r>
                  </w:del>
                  <w:commentRangeStart w:id="213"/>
                  <w:del w:author="Sachin Kumbhar" w:date="2026-09-11T18:39:00Z" w16du:dateUtc="2026-09-11T13:09:00Z" w:id="1889683418">
                    <w:r w:rsidRPr="257A5F30" w:rsidDel="1805A0E4">
                      <w:rPr>
                        <w:sz w:val="24"/>
                        <w:szCs w:val="24"/>
                      </w:rPr>
                      <w:delText>Step</w:delText>
                    </w:r>
                  </w:del>
                  <w:commentRangeEnd w:id="213"/>
                  <w:r>
                    <w:rPr>
                      <w:rStyle w:val="CommentReference"/>
                    </w:rPr>
                    <w:commentReference w:id="213"/>
                  </w:r>
                  <w:del w:author="Sachin Kumbhar" w:date="2026-09-11T18:39:00Z" w16du:dateUtc="2026-09-11T13:09:00Z" w:id="911391033">
                    <w:r w:rsidRPr="257A5F30" w:rsidDel="1805A0E4">
                      <w:rPr>
                        <w:sz w:val="24"/>
                        <w:szCs w:val="24"/>
                      </w:rPr>
                      <w:delText xml:space="preserve"> 2.</w:delText>
                    </w:r>
                  </w:del>
                </w:p>
              </w:tc>
            </w:tr>
            <w:tr w:rsidRPr="00EF7CB1" w:rsidR="00C93396" w:rsidTr="257A5F30" w14:paraId="7C93DB3B" w14:textId="6576C8E1">
              <w:trPr>
                <w:trPrChange w:author="Sachin Kumbhar" w:date="2026-09-04T12:36:00Z" w16du:dateUtc="2026-09-04T07:06:00Z" w:id="215">
                  <w:trPr>
                    <w:gridAfter w:val="0"/>
                  </w:trPr>
                </w:trPrChange>
              </w:trPr>
              <w:tc>
                <w:tcPr>
                  <w:tcW w:w="1286" w:type="dxa"/>
                  <w:tcMar/>
                  <w:vAlign w:val="center"/>
                  <w:tcPrChange w:author="Sachin Kumbhar" w:date="2026-09-04T12:36:00Z" w16du:dateUtc="2026-09-04T07:06:00Z" w:id="216">
                    <w:tcPr>
                      <w:tcW w:w="1316" w:type="dxa"/>
                      <w:vAlign w:val="center"/>
                    </w:tcPr>
                  </w:tcPrChange>
                </w:tcPr>
                <w:p w:rsidRPr="00EF7CB1" w:rsidR="00C93396" w:rsidP="00DB5090" w:rsidRDefault="00C93396" w14:paraId="49C5715E" w14:textId="6D79F4CA">
                  <w:pPr>
                    <w:rPr>
                      <w:bCs/>
                      <w:sz w:val="24"/>
                      <w:szCs w:val="24"/>
                    </w:rPr>
                  </w:pPr>
                  <w:r w:rsidRPr="00EF7CB1">
                    <w:rPr>
                      <w:bCs/>
                      <w:sz w:val="24"/>
                      <w:szCs w:val="24"/>
                    </w:rPr>
                    <w:t>C072630015</w:t>
                  </w:r>
                </w:p>
              </w:tc>
              <w:tc>
                <w:tcPr>
                  <w:tcW w:w="883" w:type="dxa"/>
                  <w:tcMar/>
                  <w:vAlign w:val="center"/>
                  <w:tcPrChange w:author="Sachin Kumbhar" w:date="2026-09-04T12:36:00Z" w16du:dateUtc="2026-09-04T07:06:00Z" w:id="217">
                    <w:tcPr>
                      <w:tcW w:w="902" w:type="dxa"/>
                      <w:gridSpan w:val="2"/>
                      <w:vAlign w:val="center"/>
                    </w:tcPr>
                  </w:tcPrChange>
                </w:tcPr>
                <w:p w:rsidRPr="00EF7CB1" w:rsidR="00C93396" w:rsidP="00DB5090" w:rsidRDefault="00C93396" w14:paraId="369AFA11" w14:textId="6D09F32D">
                  <w:pPr>
                    <w:rPr>
                      <w:bCs/>
                      <w:sz w:val="24"/>
                      <w:szCs w:val="24"/>
                    </w:rPr>
                  </w:pPr>
                  <w:r w:rsidRPr="00EF7CB1">
                    <w:rPr>
                      <w:bCs/>
                      <w:sz w:val="24"/>
                      <w:szCs w:val="24"/>
                    </w:rPr>
                    <w:t>Primary Drying – Step 3</w:t>
                  </w:r>
                </w:p>
              </w:tc>
              <w:tc>
                <w:tcPr>
                  <w:tcW w:w="221" w:type="dxa"/>
                  <w:tcMar/>
                  <w:tcPrChange w:author="Sachin Kumbhar" w:date="2026-09-04T12:36:00Z" w16du:dateUtc="2026-09-04T07:06:00Z" w:id="218">
                    <w:tcPr>
                      <w:tcW w:w="1044" w:type="dxa"/>
                      <w:gridSpan w:val="2"/>
                    </w:tcPr>
                  </w:tcPrChange>
                </w:tcPr>
                <w:p w:rsidRPr="00EF7CB1" w:rsidR="00C93396" w:rsidP="00DB5090" w:rsidRDefault="00C93396" w14:paraId="57AD59AB" w14:textId="172131D0">
                  <w:pPr>
                    <w:rPr>
                      <w:bCs/>
                      <w:sz w:val="24"/>
                      <w:szCs w:val="24"/>
                    </w:rPr>
                  </w:pPr>
                  <w:ins w:author="Sachin Kumbhar" w:date="2026-09-04T12:46:00Z" w16du:dateUtc="2026-09-04T07:16:00Z" w:id="219">
                    <w:r>
                      <w:rPr>
                        <w:bCs/>
                        <w:sz w:val="24"/>
                        <w:szCs w:val="24"/>
                      </w:rPr>
                      <w:t>600</w:t>
                    </w:r>
                  </w:ins>
                </w:p>
              </w:tc>
              <w:tc>
                <w:tcPr>
                  <w:tcW w:w="1022" w:type="dxa"/>
                  <w:tcMar/>
                  <w:vAlign w:val="center"/>
                  <w:tcPrChange w:author="Sachin Kumbhar" w:date="2026-09-04T12:36:00Z" w16du:dateUtc="2026-09-04T07:06:00Z" w:id="220">
                    <w:tcPr>
                      <w:tcW w:w="1044" w:type="dxa"/>
                      <w:vAlign w:val="center"/>
                    </w:tcPr>
                  </w:tcPrChange>
                </w:tcPr>
                <w:p w:rsidRPr="00EF7CB1" w:rsidR="00C93396" w:rsidP="00DB5090" w:rsidRDefault="00C93396" w14:paraId="72782C9F" w14:textId="2A8BFE73">
                  <w:pPr>
                    <w:rPr>
                      <w:bCs/>
                      <w:sz w:val="24"/>
                      <w:szCs w:val="24"/>
                    </w:rPr>
                  </w:pPr>
                  <w:r w:rsidRPr="00EF7CB1">
                    <w:rPr>
                      <w:bCs/>
                      <w:sz w:val="24"/>
                      <w:szCs w:val="24"/>
                    </w:rPr>
                    <w:t>480–720</w:t>
                  </w:r>
                </w:p>
              </w:tc>
              <w:tc>
                <w:tcPr>
                  <w:tcW w:w="1068" w:type="dxa"/>
                  <w:tcMar/>
                  <w:vAlign w:val="center"/>
                  <w:tcPrChange w:author="Sachin Kumbhar" w:date="2026-09-04T12:36:00Z" w16du:dateUtc="2026-09-04T07:06:00Z" w:id="221">
                    <w:tcPr>
                      <w:tcW w:w="1091" w:type="dxa"/>
                      <w:gridSpan w:val="2"/>
                      <w:vAlign w:val="center"/>
                    </w:tcPr>
                  </w:tcPrChange>
                </w:tcPr>
                <w:p w:rsidRPr="00EF7CB1" w:rsidR="00C93396" w:rsidP="00DB5090" w:rsidRDefault="00C93396" w14:paraId="0754D6C9" w14:textId="49265A92">
                  <w:pPr>
                    <w:rPr>
                      <w:bCs/>
                      <w:sz w:val="24"/>
                      <w:szCs w:val="24"/>
                    </w:rPr>
                  </w:pPr>
                  <w:r w:rsidRPr="00EF7CB1">
                    <w:rPr>
                      <w:bCs/>
                      <w:sz w:val="24"/>
                      <w:szCs w:val="24"/>
                    </w:rPr>
                    <w:t>755.3 max</w:t>
                  </w:r>
                </w:p>
              </w:tc>
              <w:tc>
                <w:tcPr>
                  <w:tcW w:w="1194" w:type="dxa"/>
                  <w:tcMar/>
                  <w:vAlign w:val="center"/>
                  <w:tcPrChange w:author="Sachin Kumbhar" w:date="2026-09-04T12:36:00Z" w16du:dateUtc="2026-09-04T07:06:00Z" w:id="222">
                    <w:tcPr>
                      <w:tcW w:w="1220" w:type="dxa"/>
                      <w:gridSpan w:val="2"/>
                      <w:vAlign w:val="center"/>
                    </w:tcPr>
                  </w:tcPrChange>
                </w:tcPr>
                <w:p w:rsidRPr="00EF7CB1" w:rsidR="00C93396" w:rsidP="00DB5090" w:rsidRDefault="00C93396" w14:paraId="5CC09CC8" w14:textId="05751437">
                  <w:pPr>
                    <w:rPr>
                      <w:bCs/>
                      <w:sz w:val="24"/>
                      <w:szCs w:val="24"/>
                    </w:rPr>
                  </w:pPr>
                  <w:r w:rsidRPr="00EF7CB1">
                    <w:rPr>
                      <w:bCs/>
                      <w:sz w:val="24"/>
                      <w:szCs w:val="24"/>
                    </w:rPr>
                    <w:t>24 one-minute readings above 720</w:t>
                  </w:r>
                </w:p>
              </w:tc>
              <w:tc>
                <w:tcPr>
                  <w:tcW w:w="1160" w:type="dxa"/>
                  <w:tcMar/>
                  <w:vAlign w:val="center"/>
                  <w:tcPrChange w:author="Sachin Kumbhar" w:date="2026-09-04T12:36:00Z" w16du:dateUtc="2026-09-04T07:06:00Z" w:id="223">
                    <w:tcPr>
                      <w:tcW w:w="1186" w:type="dxa"/>
                      <w:gridSpan w:val="2"/>
                      <w:vAlign w:val="center"/>
                    </w:tcPr>
                  </w:tcPrChange>
                </w:tcPr>
                <w:p w:rsidRPr="00EF7CB1" w:rsidR="00C93396" w:rsidP="00DB5090" w:rsidRDefault="00C93396" w14:paraId="644B9499" w14:textId="3078CEF7">
                  <w:pPr>
                    <w:rPr>
                      <w:bCs/>
                      <w:sz w:val="24"/>
                      <w:szCs w:val="24"/>
                    </w:rPr>
                  </w:pPr>
                  <w:r w:rsidRPr="00EF7CB1">
                    <w:rPr>
                      <w:bCs/>
                      <w:sz w:val="24"/>
                      <w:szCs w:val="24"/>
                    </w:rPr>
                    <w:t>29/05/2026 22:27:27–23:38:27</w:t>
                  </w:r>
                </w:p>
              </w:tc>
              <w:tc>
                <w:tcPr>
                  <w:tcW w:w="1068" w:type="dxa"/>
                  <w:tcMar/>
                  <w:tcPrChange w:author="Sachin Kumbhar" w:date="2026-09-04T12:36:00Z" w16du:dateUtc="2026-09-04T07:06:00Z" w:id="224">
                    <w:tcPr>
                      <w:tcW w:w="1486" w:type="dxa"/>
                      <w:gridSpan w:val="2"/>
                    </w:tcPr>
                  </w:tcPrChange>
                </w:tcPr>
                <w:p w:rsidRPr="00EF7CB1" w:rsidR="00C93396" w:rsidP="00DB5090" w:rsidRDefault="00C93396" w14:paraId="429099A8" w14:textId="6417B746">
                  <w:pPr>
                    <w:rPr>
                      <w:bCs/>
                      <w:sz w:val="24"/>
                      <w:szCs w:val="24"/>
                    </w:rPr>
                  </w:pPr>
                  <w:r w:rsidRPr="00EF7CB1">
                    <w:rPr>
                      <w:bCs/>
                      <w:sz w:val="24"/>
                      <w:szCs w:val="24"/>
                    </w:rPr>
                    <w:t>1 minutes readings at different time</w:t>
                  </w:r>
                </w:p>
              </w:tc>
              <w:tc>
                <w:tcPr>
                  <w:tcW w:w="1044" w:type="dxa"/>
                  <w:tcMar/>
                  <w:vAlign w:val="center"/>
                  <w:tcPrChange w:author="Sachin Kumbhar" w:date="2026-09-04T12:36:00Z" w16du:dateUtc="2026-09-04T07:06:00Z" w:id="225">
                    <w:tcPr>
                      <w:tcW w:w="990" w:type="dxa"/>
                      <w:vAlign w:val="center"/>
                    </w:tcPr>
                  </w:tcPrChange>
                </w:tcPr>
                <w:p w:rsidRPr="00EF7CB1" w:rsidR="00C93396" w:rsidP="00DB5090" w:rsidRDefault="00C93396" w14:paraId="4063A756" w14:textId="0DD75069">
                  <w:pPr>
                    <w:rPr>
                      <w:bCs/>
                      <w:sz w:val="24"/>
                      <w:szCs w:val="24"/>
                    </w:rPr>
                  </w:pPr>
                  <w:r w:rsidRPr="00EF7CB1">
                    <w:rPr>
                      <w:bCs/>
                      <w:sz w:val="24"/>
                      <w:szCs w:val="24"/>
                    </w:rPr>
                    <w:t>High</w:t>
                  </w:r>
                </w:p>
              </w:tc>
              <w:tc>
                <w:tcPr>
                  <w:tcW w:w="1287" w:type="dxa"/>
                  <w:tcMar/>
                  <w:vAlign w:val="center"/>
                  <w:tcPrChange w:author="Sachin Kumbhar" w:date="2026-09-04T12:36:00Z" w16du:dateUtc="2026-09-04T07:06:00Z" w:id="226">
                    <w:tcPr>
                      <w:tcW w:w="998" w:type="dxa"/>
                      <w:gridSpan w:val="2"/>
                      <w:vAlign w:val="center"/>
                    </w:tcPr>
                  </w:tcPrChange>
                </w:tcPr>
                <w:p w:rsidRPr="00EF7CB1" w:rsidR="00C93396" w:rsidP="00DB5090" w:rsidRDefault="00C93396" w14:paraId="4A1757E5" w14:textId="343B63F7">
                  <w:pPr>
                    <w:rPr>
                      <w:bCs/>
                      <w:sz w:val="24"/>
                      <w:szCs w:val="24"/>
                    </w:rPr>
                  </w:pPr>
                  <w:r w:rsidRPr="00EF7CB1">
                    <w:rPr>
                      <w:bCs/>
                      <w:sz w:val="24"/>
                      <w:szCs w:val="24"/>
                    </w:rPr>
                    <w:t>Intermittent high-side excursions.</w:t>
                  </w:r>
                </w:p>
              </w:tc>
            </w:tr>
            <w:tr w:rsidRPr="00EF7CB1" w:rsidR="00C93396" w:rsidTr="257A5F30" w14:paraId="3D7FA990" w14:textId="79E0BF06">
              <w:trPr>
                <w:trPrChange w:author="Sachin Kumbhar" w:date="2026-09-04T12:36:00Z" w16du:dateUtc="2026-09-04T07:06:00Z" w:id="227">
                  <w:trPr>
                    <w:gridAfter w:val="0"/>
                  </w:trPr>
                </w:trPrChange>
              </w:trPr>
              <w:tc>
                <w:tcPr>
                  <w:tcW w:w="1286" w:type="dxa"/>
                  <w:tcMar/>
                  <w:vAlign w:val="center"/>
                  <w:tcPrChange w:author="Sachin Kumbhar" w:date="2026-09-04T12:36:00Z" w16du:dateUtc="2026-09-04T07:06:00Z" w:id="228">
                    <w:tcPr>
                      <w:tcW w:w="1316" w:type="dxa"/>
                      <w:vAlign w:val="center"/>
                    </w:tcPr>
                  </w:tcPrChange>
                </w:tcPr>
                <w:p w:rsidRPr="00EF7CB1" w:rsidR="00C93396" w:rsidP="00DB5090" w:rsidRDefault="00C93396" w14:paraId="4F4E6DFA" w14:textId="238D829E">
                  <w:pPr>
                    <w:rPr>
                      <w:bCs/>
                      <w:sz w:val="24"/>
                      <w:szCs w:val="24"/>
                    </w:rPr>
                  </w:pPr>
                  <w:commentRangeStart w:id="229"/>
                  <w:del w:author="Sachin Kumbhar" w:date="2026-09-04T12:51:00Z" w16du:dateUtc="2026-09-04T07:21:00Z" w:id="230">
                    <w:r w:rsidRPr="410C70F7" w:rsidDel="4B7CEC16">
                      <w:rPr>
                        <w:sz w:val="24"/>
                        <w:szCs w:val="24"/>
                      </w:rPr>
                      <w:delText>C072630016</w:delText>
                    </w:r>
                  </w:del>
                </w:p>
              </w:tc>
              <w:tc>
                <w:tcPr>
                  <w:tcW w:w="883" w:type="dxa"/>
                  <w:tcMar/>
                  <w:vAlign w:val="center"/>
                  <w:tcPrChange w:author="Sachin Kumbhar" w:date="2026-09-04T12:36:00Z" w16du:dateUtc="2026-09-04T07:06:00Z" w:id="231">
                    <w:tcPr>
                      <w:tcW w:w="902" w:type="dxa"/>
                      <w:gridSpan w:val="2"/>
                      <w:vAlign w:val="center"/>
                    </w:tcPr>
                  </w:tcPrChange>
                </w:tcPr>
                <w:p w:rsidRPr="00EF7CB1" w:rsidR="00C93396" w:rsidP="00DB5090" w:rsidRDefault="00C93396" w14:paraId="0EDE004A" w14:textId="045A9EDF">
                  <w:pPr>
                    <w:rPr>
                      <w:bCs/>
                      <w:sz w:val="24"/>
                      <w:szCs w:val="24"/>
                    </w:rPr>
                  </w:pPr>
                  <w:del w:author="Sachin Kumbhar" w:date="2026-09-04T12:51:00Z" w16du:dateUtc="2026-09-04T07:21:00Z" w:id="232">
                    <w:r w:rsidRPr="00EF7CB1" w:rsidDel="000C2394">
                      <w:rPr>
                        <w:bCs/>
                        <w:sz w:val="24"/>
                        <w:szCs w:val="24"/>
                      </w:rPr>
                      <w:delText>Primary Drying – Step 2</w:delText>
                    </w:r>
                  </w:del>
                </w:p>
              </w:tc>
              <w:tc>
                <w:tcPr>
                  <w:tcW w:w="221" w:type="dxa"/>
                  <w:tcMar/>
                  <w:tcPrChange w:author="Sachin Kumbhar" w:date="2026-09-04T12:36:00Z" w16du:dateUtc="2026-09-04T07:06:00Z" w:id="233">
                    <w:tcPr>
                      <w:tcW w:w="1044" w:type="dxa"/>
                      <w:gridSpan w:val="2"/>
                    </w:tcPr>
                  </w:tcPrChange>
                </w:tcPr>
                <w:p w:rsidRPr="00EF7CB1" w:rsidR="00C93396" w:rsidP="00DB5090" w:rsidRDefault="00C93396" w14:paraId="675060C5" w14:textId="646EA91D">
                  <w:pPr>
                    <w:rPr>
                      <w:bCs/>
                      <w:sz w:val="24"/>
                      <w:szCs w:val="24"/>
                    </w:rPr>
                  </w:pPr>
                </w:p>
              </w:tc>
              <w:tc>
                <w:tcPr>
                  <w:tcW w:w="1022" w:type="dxa"/>
                  <w:tcMar/>
                  <w:vAlign w:val="center"/>
                  <w:tcPrChange w:author="Sachin Kumbhar" w:date="2026-09-04T12:36:00Z" w16du:dateUtc="2026-09-04T07:06:00Z" w:id="234">
                    <w:tcPr>
                      <w:tcW w:w="1044" w:type="dxa"/>
                      <w:vAlign w:val="center"/>
                    </w:tcPr>
                  </w:tcPrChange>
                </w:tcPr>
                <w:p w:rsidRPr="00EF7CB1" w:rsidR="00C93396" w:rsidP="00DB5090" w:rsidRDefault="00C93396" w14:paraId="75BDE302" w14:textId="586363DB">
                  <w:pPr>
                    <w:rPr>
                      <w:bCs/>
                      <w:sz w:val="24"/>
                      <w:szCs w:val="24"/>
                    </w:rPr>
                  </w:pPr>
                  <w:del w:author="Sachin Kumbhar" w:date="2026-09-04T12:46:00Z" w16du:dateUtc="2026-09-04T07:16:00Z" w:id="235">
                    <w:r w:rsidRPr="00EF7CB1" w:rsidDel="000C2394">
                      <w:rPr>
                        <w:bCs/>
                        <w:sz w:val="24"/>
                        <w:szCs w:val="24"/>
                      </w:rPr>
                      <w:delText>480–720</w:delText>
                    </w:r>
                  </w:del>
                </w:p>
              </w:tc>
              <w:tc>
                <w:tcPr>
                  <w:tcW w:w="1068" w:type="dxa"/>
                  <w:tcMar/>
                  <w:vAlign w:val="center"/>
                  <w:tcPrChange w:author="Sachin Kumbhar" w:date="2026-09-04T12:36:00Z" w16du:dateUtc="2026-09-04T07:06:00Z" w:id="236">
                    <w:tcPr>
                      <w:tcW w:w="1091" w:type="dxa"/>
                      <w:gridSpan w:val="2"/>
                      <w:vAlign w:val="center"/>
                    </w:tcPr>
                  </w:tcPrChange>
                </w:tcPr>
                <w:p w:rsidRPr="00EF7CB1" w:rsidR="00C93396" w:rsidP="00DB5090" w:rsidRDefault="00C93396" w14:paraId="10BAB28C" w14:textId="01092F2C">
                  <w:pPr>
                    <w:rPr>
                      <w:bCs/>
                      <w:sz w:val="24"/>
                      <w:szCs w:val="24"/>
                    </w:rPr>
                  </w:pPr>
                  <w:del w:author="Sachin Kumbhar" w:date="2026-09-04T12:51:00Z" w16du:dateUtc="2026-09-04T07:21:00Z" w:id="237">
                    <w:r w:rsidRPr="00EF7CB1" w:rsidDel="000C2394">
                      <w:rPr>
                        <w:bCs/>
                        <w:sz w:val="24"/>
                        <w:szCs w:val="24"/>
                      </w:rPr>
                      <w:delText>738.2 max</w:delText>
                    </w:r>
                  </w:del>
                </w:p>
              </w:tc>
              <w:tc>
                <w:tcPr>
                  <w:tcW w:w="1194" w:type="dxa"/>
                  <w:tcMar/>
                  <w:vAlign w:val="center"/>
                  <w:tcPrChange w:author="Sachin Kumbhar" w:date="2026-09-04T12:36:00Z" w16du:dateUtc="2026-09-04T07:06:00Z" w:id="238">
                    <w:tcPr>
                      <w:tcW w:w="1220" w:type="dxa"/>
                      <w:gridSpan w:val="2"/>
                      <w:vAlign w:val="center"/>
                    </w:tcPr>
                  </w:tcPrChange>
                </w:tcPr>
                <w:p w:rsidRPr="00EF7CB1" w:rsidR="00C93396" w:rsidP="00DB5090" w:rsidRDefault="00C93396" w14:paraId="65607136" w14:textId="07A2865C">
                  <w:pPr>
                    <w:rPr>
                      <w:bCs/>
                      <w:sz w:val="24"/>
                      <w:szCs w:val="24"/>
                    </w:rPr>
                  </w:pPr>
                  <w:del w:author="Sachin Kumbhar" w:date="2026-09-04T12:51:00Z" w16du:dateUtc="2026-09-04T07:21:00Z" w:id="239">
                    <w:r w:rsidRPr="00EF7CB1" w:rsidDel="000C2394">
                      <w:rPr>
                        <w:bCs/>
                        <w:sz w:val="24"/>
                        <w:szCs w:val="24"/>
                      </w:rPr>
                      <w:delText>2 consecutive readings above 720</w:delText>
                    </w:r>
                  </w:del>
                </w:p>
              </w:tc>
              <w:tc>
                <w:tcPr>
                  <w:tcW w:w="1160" w:type="dxa"/>
                  <w:tcMar/>
                  <w:vAlign w:val="center"/>
                  <w:tcPrChange w:author="Sachin Kumbhar" w:date="2026-09-04T12:36:00Z" w16du:dateUtc="2026-09-04T07:06:00Z" w:id="240">
                    <w:tcPr>
                      <w:tcW w:w="1186" w:type="dxa"/>
                      <w:gridSpan w:val="2"/>
                      <w:vAlign w:val="center"/>
                    </w:tcPr>
                  </w:tcPrChange>
                </w:tcPr>
                <w:p w:rsidRPr="00EF7CB1" w:rsidR="00C93396" w:rsidP="00DB5090" w:rsidRDefault="00C93396" w14:paraId="3FE401FA" w14:textId="5A62494A">
                  <w:pPr>
                    <w:rPr>
                      <w:bCs/>
                      <w:sz w:val="24"/>
                      <w:szCs w:val="24"/>
                    </w:rPr>
                  </w:pPr>
                  <w:del w:author="Sachin Kumbhar" w:date="2026-09-04T12:51:00Z" w16du:dateUtc="2026-09-04T07:21:00Z" w:id="241">
                    <w:r w:rsidRPr="00EF7CB1" w:rsidDel="000C2394">
                      <w:rPr>
                        <w:bCs/>
                        <w:sz w:val="24"/>
                        <w:szCs w:val="24"/>
                      </w:rPr>
                      <w:delText>03/06/2026 05:29:05–05:30:05</w:delText>
                    </w:r>
                  </w:del>
                </w:p>
              </w:tc>
              <w:tc>
                <w:tcPr>
                  <w:tcW w:w="1068" w:type="dxa"/>
                  <w:tcMar/>
                  <w:tcPrChange w:author="Sachin Kumbhar" w:date="2026-09-04T12:36:00Z" w16du:dateUtc="2026-09-04T07:06:00Z" w:id="242">
                    <w:tcPr>
                      <w:tcW w:w="1486" w:type="dxa"/>
                      <w:gridSpan w:val="2"/>
                    </w:tcPr>
                  </w:tcPrChange>
                </w:tcPr>
                <w:p w:rsidRPr="00EF7CB1" w:rsidR="00C93396" w:rsidP="00DB5090" w:rsidRDefault="00C93396" w14:paraId="292CBA19" w14:textId="6F1D841D">
                  <w:pPr>
                    <w:rPr>
                      <w:bCs/>
                      <w:sz w:val="24"/>
                      <w:szCs w:val="24"/>
                    </w:rPr>
                  </w:pPr>
                  <w:del w:author="Sachin Kumbhar" w:date="2026-09-04T12:51:00Z" w16du:dateUtc="2026-09-04T07:21:00Z" w:id="243">
                    <w:r w:rsidRPr="00EF7CB1" w:rsidDel="000C2394">
                      <w:rPr>
                        <w:bCs/>
                        <w:sz w:val="24"/>
                        <w:szCs w:val="24"/>
                      </w:rPr>
                      <w:delText>2 Minutes</w:delText>
                    </w:r>
                  </w:del>
                </w:p>
              </w:tc>
              <w:tc>
                <w:tcPr>
                  <w:tcW w:w="1044" w:type="dxa"/>
                  <w:tcMar/>
                  <w:vAlign w:val="center"/>
                  <w:tcPrChange w:author="Sachin Kumbhar" w:date="2026-09-04T12:36:00Z" w16du:dateUtc="2026-09-04T07:06:00Z" w:id="244">
                    <w:tcPr>
                      <w:tcW w:w="990" w:type="dxa"/>
                      <w:vAlign w:val="center"/>
                    </w:tcPr>
                  </w:tcPrChange>
                </w:tcPr>
                <w:p w:rsidRPr="00EF7CB1" w:rsidR="00C93396" w:rsidP="00DB5090" w:rsidRDefault="00C93396" w14:paraId="33EC2899" w14:textId="2BAB8BC3">
                  <w:pPr>
                    <w:rPr>
                      <w:bCs/>
                      <w:sz w:val="24"/>
                      <w:szCs w:val="24"/>
                    </w:rPr>
                  </w:pPr>
                  <w:del w:author="Sachin Kumbhar" w:date="2026-09-04T12:51:00Z" w16du:dateUtc="2026-09-04T07:21:00Z" w:id="245">
                    <w:r w:rsidRPr="00EF7CB1" w:rsidDel="000C2394">
                      <w:rPr>
                        <w:bCs/>
                        <w:sz w:val="24"/>
                        <w:szCs w:val="24"/>
                      </w:rPr>
                      <w:delText>High</w:delText>
                    </w:r>
                  </w:del>
                </w:p>
              </w:tc>
              <w:tc>
                <w:tcPr>
                  <w:tcW w:w="1287" w:type="dxa"/>
                  <w:tcMar/>
                  <w:vAlign w:val="center"/>
                  <w:tcPrChange w:author="Sachin Kumbhar" w:date="2026-09-04T12:36:00Z" w16du:dateUtc="2026-09-04T07:06:00Z" w:id="246">
                    <w:tcPr>
                      <w:tcW w:w="998" w:type="dxa"/>
                      <w:gridSpan w:val="2"/>
                      <w:vAlign w:val="center"/>
                    </w:tcPr>
                  </w:tcPrChange>
                </w:tcPr>
                <w:p w:rsidRPr="00EF7CB1" w:rsidR="00C93396" w:rsidP="00DB5090" w:rsidRDefault="00C93396" w14:paraId="05DE556B" w14:textId="68193FA5">
                  <w:pPr>
                    <w:rPr>
                      <w:bCs/>
                      <w:sz w:val="24"/>
                      <w:szCs w:val="24"/>
                    </w:rPr>
                  </w:pPr>
                  <w:del w:author="Sachin Kumbhar" w:date="2026-09-04T12:51:00Z" w16du:dateUtc="2026-09-04T07:21:00Z" w:id="247">
                    <w:r w:rsidRPr="410C70F7" w:rsidDel="4B7CEC16">
                      <w:rPr>
                        <w:sz w:val="24"/>
                        <w:szCs w:val="24"/>
                      </w:rPr>
                      <w:delText>Transient high excursion.</w:delText>
                    </w:r>
                  </w:del>
                  <w:commentRangeEnd w:id="229"/>
                  <w:r w:rsidRPr="00EF7CB1">
                    <w:rPr>
                      <w:rStyle w:val="CommentReference"/>
                      <w:bCs/>
                      <w:sz w:val="24"/>
                      <w:szCs w:val="24"/>
                    </w:rPr>
                    <w:commentReference w:id="229"/>
                  </w:r>
                </w:p>
              </w:tc>
            </w:tr>
            <w:tr w:rsidRPr="00EF7CB1" w:rsidR="00C93396" w:rsidTr="257A5F30" w14:paraId="39E5BB15" w14:textId="482FE84B">
              <w:trPr>
                <w:trPrChange w:author="Sachin Kumbhar" w:date="2026-09-04T12:36:00Z" w16du:dateUtc="2026-09-04T07:06:00Z" w:id="248">
                  <w:trPr>
                    <w:gridAfter w:val="0"/>
                  </w:trPr>
                </w:trPrChange>
              </w:trPr>
              <w:tc>
                <w:tcPr>
                  <w:tcW w:w="1286" w:type="dxa"/>
                  <w:tcMar/>
                  <w:vAlign w:val="center"/>
                  <w:tcPrChange w:author="Sachin Kumbhar" w:date="2026-09-04T12:36:00Z" w16du:dateUtc="2026-09-04T07:06:00Z" w:id="249">
                    <w:tcPr>
                      <w:tcW w:w="1316" w:type="dxa"/>
                      <w:vAlign w:val="center"/>
                    </w:tcPr>
                  </w:tcPrChange>
                </w:tcPr>
                <w:p w:rsidRPr="00EF7CB1" w:rsidR="00C93396" w:rsidP="00DB5090" w:rsidRDefault="00C93396" w14:paraId="6598BBEC" w14:textId="7A3A5DC2">
                  <w:pPr>
                    <w:rPr>
                      <w:bCs/>
                      <w:sz w:val="24"/>
                      <w:szCs w:val="24"/>
                    </w:rPr>
                  </w:pPr>
                  <w:commentRangeStart w:id="250"/>
                  <w:del w:author="Sachin Kumbhar" w:date="2026-09-04T12:50:00Z" w16du:dateUtc="2026-09-04T07:20:00Z" w:id="251">
                    <w:r w:rsidRPr="410C70F7" w:rsidDel="4B7CEC16">
                      <w:rPr>
                        <w:sz w:val="24"/>
                        <w:szCs w:val="24"/>
                      </w:rPr>
                      <w:delText>C072630017</w:delText>
                    </w:r>
                  </w:del>
                </w:p>
              </w:tc>
              <w:tc>
                <w:tcPr>
                  <w:tcW w:w="883" w:type="dxa"/>
                  <w:tcMar/>
                  <w:vAlign w:val="center"/>
                  <w:tcPrChange w:author="Sachin Kumbhar" w:date="2026-09-04T12:36:00Z" w16du:dateUtc="2026-09-04T07:06:00Z" w:id="252">
                    <w:tcPr>
                      <w:tcW w:w="902" w:type="dxa"/>
                      <w:gridSpan w:val="2"/>
                      <w:vAlign w:val="center"/>
                    </w:tcPr>
                  </w:tcPrChange>
                </w:tcPr>
                <w:p w:rsidRPr="00EF7CB1" w:rsidR="00C93396" w:rsidP="00DB5090" w:rsidRDefault="00C93396" w14:paraId="2F6E38EF" w14:textId="41732AB6">
                  <w:pPr>
                    <w:rPr>
                      <w:bCs/>
                      <w:sz w:val="24"/>
                      <w:szCs w:val="24"/>
                    </w:rPr>
                  </w:pPr>
                  <w:del w:author="Sachin Kumbhar" w:date="2026-09-04T12:50:00Z" w16du:dateUtc="2026-09-04T07:20:00Z" w:id="253">
                    <w:r w:rsidRPr="00EF7CB1" w:rsidDel="000C2394">
                      <w:rPr>
                        <w:bCs/>
                        <w:sz w:val="24"/>
                        <w:szCs w:val="24"/>
                      </w:rPr>
                      <w:delText>Primary Drying – Step 2</w:delText>
                    </w:r>
                  </w:del>
                </w:p>
              </w:tc>
              <w:tc>
                <w:tcPr>
                  <w:tcW w:w="221" w:type="dxa"/>
                  <w:tcMar/>
                  <w:tcPrChange w:author="Sachin Kumbhar" w:date="2026-09-04T12:36:00Z" w16du:dateUtc="2026-09-04T07:06:00Z" w:id="254">
                    <w:tcPr>
                      <w:tcW w:w="1044" w:type="dxa"/>
                      <w:gridSpan w:val="2"/>
                    </w:tcPr>
                  </w:tcPrChange>
                </w:tcPr>
                <w:p w:rsidRPr="00EF7CB1" w:rsidR="00C93396" w:rsidP="00DB5090" w:rsidRDefault="00C93396" w14:paraId="5B22CD18" w14:textId="3C69C9E5">
                  <w:pPr>
                    <w:rPr>
                      <w:bCs/>
                      <w:sz w:val="24"/>
                      <w:szCs w:val="24"/>
                    </w:rPr>
                  </w:pPr>
                </w:p>
              </w:tc>
              <w:tc>
                <w:tcPr>
                  <w:tcW w:w="1022" w:type="dxa"/>
                  <w:tcMar/>
                  <w:vAlign w:val="center"/>
                  <w:tcPrChange w:author="Sachin Kumbhar" w:date="2026-09-04T12:36:00Z" w16du:dateUtc="2026-09-04T07:06:00Z" w:id="255">
                    <w:tcPr>
                      <w:tcW w:w="1044" w:type="dxa"/>
                      <w:vAlign w:val="center"/>
                    </w:tcPr>
                  </w:tcPrChange>
                </w:tcPr>
                <w:p w:rsidRPr="00EF7CB1" w:rsidR="00C93396" w:rsidP="00DB5090" w:rsidRDefault="00C93396" w14:paraId="328AE764" w14:textId="67B596DF">
                  <w:pPr>
                    <w:rPr>
                      <w:bCs/>
                      <w:sz w:val="24"/>
                      <w:szCs w:val="24"/>
                    </w:rPr>
                  </w:pPr>
                  <w:del w:author="Sachin Kumbhar" w:date="2026-09-04T12:47:00Z" w16du:dateUtc="2026-09-04T07:17:00Z" w:id="256">
                    <w:r w:rsidRPr="00EF7CB1" w:rsidDel="000C2394">
                      <w:rPr>
                        <w:bCs/>
                        <w:sz w:val="24"/>
                        <w:szCs w:val="24"/>
                      </w:rPr>
                      <w:delText>480–720</w:delText>
                    </w:r>
                  </w:del>
                </w:p>
              </w:tc>
              <w:tc>
                <w:tcPr>
                  <w:tcW w:w="1068" w:type="dxa"/>
                  <w:tcMar/>
                  <w:vAlign w:val="center"/>
                  <w:tcPrChange w:author="Sachin Kumbhar" w:date="2026-09-04T12:36:00Z" w16du:dateUtc="2026-09-04T07:06:00Z" w:id="257">
                    <w:tcPr>
                      <w:tcW w:w="1091" w:type="dxa"/>
                      <w:gridSpan w:val="2"/>
                      <w:vAlign w:val="center"/>
                    </w:tcPr>
                  </w:tcPrChange>
                </w:tcPr>
                <w:p w:rsidRPr="00EF7CB1" w:rsidR="00C93396" w:rsidP="00DB5090" w:rsidRDefault="00C93396" w14:paraId="15DBB482" w14:textId="26F6DE29">
                  <w:pPr>
                    <w:rPr>
                      <w:bCs/>
                      <w:sz w:val="24"/>
                      <w:szCs w:val="24"/>
                    </w:rPr>
                  </w:pPr>
                  <w:del w:author="Sachin Kumbhar" w:date="2026-09-04T12:50:00Z" w16du:dateUtc="2026-09-04T07:20:00Z" w:id="258">
                    <w:r w:rsidRPr="00EF7CB1" w:rsidDel="000C2394">
                      <w:rPr>
                        <w:bCs/>
                        <w:sz w:val="24"/>
                        <w:szCs w:val="24"/>
                      </w:rPr>
                      <w:delText>784.6 max</w:delText>
                    </w:r>
                  </w:del>
                </w:p>
              </w:tc>
              <w:tc>
                <w:tcPr>
                  <w:tcW w:w="1194" w:type="dxa"/>
                  <w:tcMar/>
                  <w:vAlign w:val="center"/>
                  <w:tcPrChange w:author="Sachin Kumbhar" w:date="2026-09-04T12:36:00Z" w16du:dateUtc="2026-09-04T07:06:00Z" w:id="259">
                    <w:tcPr>
                      <w:tcW w:w="1220" w:type="dxa"/>
                      <w:gridSpan w:val="2"/>
                      <w:vAlign w:val="center"/>
                    </w:tcPr>
                  </w:tcPrChange>
                </w:tcPr>
                <w:p w:rsidRPr="00EF7CB1" w:rsidR="00C93396" w:rsidP="00DB5090" w:rsidRDefault="00C93396" w14:paraId="28A89627" w14:textId="5E4F6587">
                  <w:pPr>
                    <w:rPr>
                      <w:bCs/>
                      <w:sz w:val="24"/>
                      <w:szCs w:val="24"/>
                    </w:rPr>
                  </w:pPr>
                  <w:del w:author="Sachin Kumbhar" w:date="2026-09-04T12:50:00Z" w16du:dateUtc="2026-09-04T07:20:00Z" w:id="260">
                    <w:r w:rsidRPr="00EF7CB1" w:rsidDel="000C2394">
                      <w:rPr>
                        <w:bCs/>
                        <w:sz w:val="24"/>
                        <w:szCs w:val="24"/>
                      </w:rPr>
                      <w:delText>1 reading at 784.6</w:delText>
                    </w:r>
                  </w:del>
                </w:p>
              </w:tc>
              <w:tc>
                <w:tcPr>
                  <w:tcW w:w="1160" w:type="dxa"/>
                  <w:tcMar/>
                  <w:vAlign w:val="center"/>
                  <w:tcPrChange w:author="Sachin Kumbhar" w:date="2026-09-04T12:36:00Z" w16du:dateUtc="2026-09-04T07:06:00Z" w:id="261">
                    <w:tcPr>
                      <w:tcW w:w="1186" w:type="dxa"/>
                      <w:gridSpan w:val="2"/>
                      <w:vAlign w:val="center"/>
                    </w:tcPr>
                  </w:tcPrChange>
                </w:tcPr>
                <w:p w:rsidRPr="00EF7CB1" w:rsidR="00C93396" w:rsidP="00DB5090" w:rsidRDefault="00C93396" w14:paraId="66950F1D" w14:textId="20E723A6">
                  <w:pPr>
                    <w:rPr>
                      <w:bCs/>
                      <w:sz w:val="24"/>
                      <w:szCs w:val="24"/>
                    </w:rPr>
                  </w:pPr>
                  <w:del w:author="Sachin Kumbhar" w:date="2026-09-04T12:50:00Z" w16du:dateUtc="2026-09-04T07:20:00Z" w:id="262">
                    <w:r w:rsidRPr="00EF7CB1" w:rsidDel="000C2394">
                      <w:rPr>
                        <w:bCs/>
                        <w:sz w:val="24"/>
                        <w:szCs w:val="24"/>
                      </w:rPr>
                      <w:delText>08/06/2026 07:27:08</w:delText>
                    </w:r>
                  </w:del>
                </w:p>
              </w:tc>
              <w:tc>
                <w:tcPr>
                  <w:tcW w:w="1068" w:type="dxa"/>
                  <w:tcMar/>
                  <w:tcPrChange w:author="Sachin Kumbhar" w:date="2026-09-04T12:36:00Z" w16du:dateUtc="2026-09-04T07:06:00Z" w:id="263">
                    <w:tcPr>
                      <w:tcW w:w="1486" w:type="dxa"/>
                      <w:gridSpan w:val="2"/>
                    </w:tcPr>
                  </w:tcPrChange>
                </w:tcPr>
                <w:p w:rsidRPr="00EF7CB1" w:rsidR="00C93396" w:rsidP="00DB5090" w:rsidRDefault="00C93396" w14:paraId="7F71A72B" w14:textId="36060B2A">
                  <w:pPr>
                    <w:rPr>
                      <w:bCs/>
                      <w:sz w:val="24"/>
                      <w:szCs w:val="24"/>
                    </w:rPr>
                  </w:pPr>
                  <w:del w:author="Sachin Kumbhar" w:date="2026-09-04T12:50:00Z" w16du:dateUtc="2026-09-04T07:20:00Z" w:id="264">
                    <w:r w:rsidRPr="00EF7CB1" w:rsidDel="000C2394">
                      <w:rPr>
                        <w:bCs/>
                        <w:sz w:val="24"/>
                        <w:szCs w:val="24"/>
                      </w:rPr>
                      <w:delText>1 Minute</w:delText>
                    </w:r>
                  </w:del>
                </w:p>
              </w:tc>
              <w:tc>
                <w:tcPr>
                  <w:tcW w:w="1044" w:type="dxa"/>
                  <w:tcMar/>
                  <w:vAlign w:val="center"/>
                  <w:tcPrChange w:author="Sachin Kumbhar" w:date="2026-09-04T12:36:00Z" w16du:dateUtc="2026-09-04T07:06:00Z" w:id="265">
                    <w:tcPr>
                      <w:tcW w:w="990" w:type="dxa"/>
                      <w:vAlign w:val="center"/>
                    </w:tcPr>
                  </w:tcPrChange>
                </w:tcPr>
                <w:p w:rsidRPr="00EF7CB1" w:rsidR="00C93396" w:rsidP="00DB5090" w:rsidRDefault="00C93396" w14:paraId="46272271" w14:textId="58E3CB95">
                  <w:pPr>
                    <w:rPr>
                      <w:bCs/>
                      <w:sz w:val="24"/>
                      <w:szCs w:val="24"/>
                    </w:rPr>
                  </w:pPr>
                  <w:del w:author="Sachin Kumbhar" w:date="2026-09-04T12:50:00Z" w16du:dateUtc="2026-09-04T07:20:00Z" w:id="266">
                    <w:r w:rsidRPr="00EF7CB1" w:rsidDel="000C2394">
                      <w:rPr>
                        <w:bCs/>
                        <w:sz w:val="24"/>
                        <w:szCs w:val="24"/>
                      </w:rPr>
                      <w:delText>High</w:delText>
                    </w:r>
                  </w:del>
                </w:p>
              </w:tc>
              <w:tc>
                <w:tcPr>
                  <w:tcW w:w="1287" w:type="dxa"/>
                  <w:tcMar/>
                  <w:vAlign w:val="center"/>
                  <w:tcPrChange w:author="Sachin Kumbhar" w:date="2026-09-04T12:36:00Z" w16du:dateUtc="2026-09-04T07:06:00Z" w:id="267">
                    <w:tcPr>
                      <w:tcW w:w="998" w:type="dxa"/>
                      <w:gridSpan w:val="2"/>
                      <w:vAlign w:val="center"/>
                    </w:tcPr>
                  </w:tcPrChange>
                </w:tcPr>
                <w:p w:rsidRPr="00EF7CB1" w:rsidR="00C93396" w:rsidP="00DB5090" w:rsidRDefault="00C93396" w14:paraId="666132C6" w14:textId="23463ECC">
                  <w:pPr>
                    <w:rPr>
                      <w:bCs/>
                      <w:sz w:val="24"/>
                      <w:szCs w:val="24"/>
                    </w:rPr>
                  </w:pPr>
                  <w:del w:author="Sachin Kumbhar" w:date="2026-09-04T12:50:00Z" w16du:dateUtc="2026-09-04T07:20:00Z" w:id="268">
                    <w:r w:rsidRPr="410C70F7" w:rsidDel="4B7CEC16">
                      <w:rPr>
                        <w:sz w:val="24"/>
                        <w:szCs w:val="24"/>
                      </w:rPr>
                      <w:delText>At transition into Step 2.</w:delText>
                    </w:r>
                  </w:del>
                  <w:commentRangeEnd w:id="250"/>
                  <w:r w:rsidRPr="00EF7CB1">
                    <w:rPr>
                      <w:rStyle w:val="CommentReference"/>
                      <w:bCs/>
                      <w:sz w:val="24"/>
                      <w:szCs w:val="24"/>
                    </w:rPr>
                    <w:commentReference w:id="250"/>
                  </w:r>
                </w:p>
              </w:tc>
            </w:tr>
            <w:tr w:rsidRPr="00EF7CB1" w:rsidR="00C93396" w:rsidTr="257A5F30" w14:paraId="01BE6775" w14:textId="45607D4E">
              <w:trPr>
                <w:trPrChange w:author="Sachin Kumbhar" w:date="2026-09-04T12:36:00Z" w16du:dateUtc="2026-09-04T07:06:00Z" w:id="269">
                  <w:trPr>
                    <w:gridAfter w:val="0"/>
                  </w:trPr>
                </w:trPrChange>
              </w:trPr>
              <w:tc>
                <w:tcPr>
                  <w:tcW w:w="1286" w:type="dxa"/>
                  <w:tcMar/>
                  <w:vAlign w:val="center"/>
                  <w:tcPrChange w:author="Sachin Kumbhar" w:date="2026-09-04T12:36:00Z" w16du:dateUtc="2026-09-04T07:06:00Z" w:id="270">
                    <w:tcPr>
                      <w:tcW w:w="1316" w:type="dxa"/>
                      <w:vAlign w:val="center"/>
                    </w:tcPr>
                  </w:tcPrChange>
                </w:tcPr>
                <w:p w:rsidRPr="00EF7CB1" w:rsidR="00C93396" w:rsidP="00DB5090" w:rsidRDefault="00C93396" w14:paraId="3D46F6B6" w14:textId="2C250963">
                  <w:pPr>
                    <w:rPr>
                      <w:bCs/>
                      <w:sz w:val="24"/>
                      <w:szCs w:val="24"/>
                    </w:rPr>
                  </w:pPr>
                  <w:r w:rsidRPr="00EF7CB1">
                    <w:rPr>
                      <w:bCs/>
                      <w:sz w:val="24"/>
                      <w:szCs w:val="24"/>
                    </w:rPr>
                    <w:t>C072630017</w:t>
                  </w:r>
                </w:p>
              </w:tc>
              <w:tc>
                <w:tcPr>
                  <w:tcW w:w="883" w:type="dxa"/>
                  <w:tcMar/>
                  <w:vAlign w:val="center"/>
                  <w:tcPrChange w:author="Sachin Kumbhar" w:date="2026-09-04T12:36:00Z" w16du:dateUtc="2026-09-04T07:06:00Z" w:id="271">
                    <w:tcPr>
                      <w:tcW w:w="902" w:type="dxa"/>
                      <w:gridSpan w:val="2"/>
                      <w:vAlign w:val="center"/>
                    </w:tcPr>
                  </w:tcPrChange>
                </w:tcPr>
                <w:p w:rsidRPr="00EF7CB1" w:rsidR="00C93396" w:rsidP="00DB5090" w:rsidRDefault="00C93396" w14:paraId="6673750A" w14:textId="45F36B45">
                  <w:pPr>
                    <w:rPr>
                      <w:bCs/>
                      <w:sz w:val="24"/>
                      <w:szCs w:val="24"/>
                    </w:rPr>
                  </w:pPr>
                  <w:r w:rsidRPr="00EF7CB1">
                    <w:rPr>
                      <w:bCs/>
                      <w:sz w:val="24"/>
                      <w:szCs w:val="24"/>
                    </w:rPr>
                    <w:t>Primary Drying – Step 4</w:t>
                  </w:r>
                </w:p>
              </w:tc>
              <w:tc>
                <w:tcPr>
                  <w:tcW w:w="221" w:type="dxa"/>
                  <w:tcMar/>
                  <w:tcPrChange w:author="Sachin Kumbhar" w:date="2026-09-04T12:36:00Z" w16du:dateUtc="2026-09-04T07:06:00Z" w:id="272">
                    <w:tcPr>
                      <w:tcW w:w="1044" w:type="dxa"/>
                      <w:gridSpan w:val="2"/>
                    </w:tcPr>
                  </w:tcPrChange>
                </w:tcPr>
                <w:p w:rsidRPr="00EF7CB1" w:rsidR="00C93396" w:rsidP="00DB5090" w:rsidRDefault="000C2394" w14:paraId="172BD6AA" w14:textId="1F44FA5D">
                  <w:pPr>
                    <w:rPr>
                      <w:bCs/>
                      <w:sz w:val="24"/>
                      <w:szCs w:val="24"/>
                    </w:rPr>
                  </w:pPr>
                  <w:ins w:author="Sachin Kumbhar" w:date="2026-09-04T12:48:00Z" w16du:dateUtc="2026-09-04T07:18:00Z" w:id="273">
                    <w:r>
                      <w:rPr>
                        <w:bCs/>
                        <w:sz w:val="24"/>
                        <w:szCs w:val="24"/>
                      </w:rPr>
                      <w:t>500</w:t>
                    </w:r>
                  </w:ins>
                </w:p>
              </w:tc>
              <w:tc>
                <w:tcPr>
                  <w:tcW w:w="1022" w:type="dxa"/>
                  <w:tcMar/>
                  <w:vAlign w:val="center"/>
                  <w:tcPrChange w:author="Sachin Kumbhar" w:date="2026-09-04T12:36:00Z" w16du:dateUtc="2026-09-04T07:06:00Z" w:id="274">
                    <w:tcPr>
                      <w:tcW w:w="1044" w:type="dxa"/>
                      <w:vAlign w:val="center"/>
                    </w:tcPr>
                  </w:tcPrChange>
                </w:tcPr>
                <w:p w:rsidRPr="00EF7CB1" w:rsidR="00C93396" w:rsidP="00DB5090" w:rsidRDefault="00C93396" w14:paraId="765DE110" w14:textId="612302B5">
                  <w:pPr>
                    <w:rPr>
                      <w:bCs/>
                      <w:sz w:val="24"/>
                      <w:szCs w:val="24"/>
                    </w:rPr>
                  </w:pPr>
                  <w:r w:rsidRPr="00EF7CB1">
                    <w:rPr>
                      <w:bCs/>
                      <w:sz w:val="24"/>
                      <w:szCs w:val="24"/>
                    </w:rPr>
                    <w:t>380–620</w:t>
                  </w:r>
                </w:p>
              </w:tc>
              <w:tc>
                <w:tcPr>
                  <w:tcW w:w="1068" w:type="dxa"/>
                  <w:tcMar/>
                  <w:vAlign w:val="center"/>
                  <w:tcPrChange w:author="Sachin Kumbhar" w:date="2026-09-04T12:36:00Z" w16du:dateUtc="2026-09-04T07:06:00Z" w:id="275">
                    <w:tcPr>
                      <w:tcW w:w="1091" w:type="dxa"/>
                      <w:gridSpan w:val="2"/>
                      <w:vAlign w:val="center"/>
                    </w:tcPr>
                  </w:tcPrChange>
                </w:tcPr>
                <w:p w:rsidRPr="00EF7CB1" w:rsidR="00C93396" w:rsidP="00DB5090" w:rsidRDefault="00C93396" w14:paraId="0A901A40" w14:textId="64BCE02E">
                  <w:pPr>
                    <w:rPr>
                      <w:bCs/>
                      <w:sz w:val="24"/>
                      <w:szCs w:val="24"/>
                    </w:rPr>
                  </w:pPr>
                  <w:r w:rsidRPr="00EF7CB1">
                    <w:rPr>
                      <w:bCs/>
                      <w:sz w:val="24"/>
                      <w:szCs w:val="24"/>
                    </w:rPr>
                    <w:t>631.3 max</w:t>
                  </w:r>
                </w:p>
              </w:tc>
              <w:tc>
                <w:tcPr>
                  <w:tcW w:w="1194" w:type="dxa"/>
                  <w:tcMar/>
                  <w:vAlign w:val="center"/>
                  <w:tcPrChange w:author="Sachin Kumbhar" w:date="2026-09-04T12:36:00Z" w16du:dateUtc="2026-09-04T07:06:00Z" w:id="276">
                    <w:tcPr>
                      <w:tcW w:w="1220" w:type="dxa"/>
                      <w:gridSpan w:val="2"/>
                      <w:vAlign w:val="center"/>
                    </w:tcPr>
                  </w:tcPrChange>
                </w:tcPr>
                <w:p w:rsidRPr="00EF7CB1" w:rsidR="00C93396" w:rsidP="00DB5090" w:rsidRDefault="00C93396" w14:paraId="554BD168" w14:textId="0C91F1D7">
                  <w:pPr>
                    <w:rPr>
                      <w:bCs/>
                      <w:sz w:val="24"/>
                      <w:szCs w:val="24"/>
                    </w:rPr>
                  </w:pPr>
                  <w:r w:rsidRPr="00EF7CB1">
                    <w:rPr>
                      <w:bCs/>
                      <w:sz w:val="24"/>
                      <w:szCs w:val="24"/>
                    </w:rPr>
                    <w:t>1 reading at 631.3</w:t>
                  </w:r>
                </w:p>
              </w:tc>
              <w:tc>
                <w:tcPr>
                  <w:tcW w:w="1160" w:type="dxa"/>
                  <w:tcMar/>
                  <w:vAlign w:val="center"/>
                  <w:tcPrChange w:author="Sachin Kumbhar" w:date="2026-09-04T12:36:00Z" w16du:dateUtc="2026-09-04T07:06:00Z" w:id="277">
                    <w:tcPr>
                      <w:tcW w:w="1186" w:type="dxa"/>
                      <w:gridSpan w:val="2"/>
                      <w:vAlign w:val="center"/>
                    </w:tcPr>
                  </w:tcPrChange>
                </w:tcPr>
                <w:p w:rsidRPr="00EF7CB1" w:rsidR="00C93396" w:rsidP="00DB5090" w:rsidRDefault="00C93396" w14:paraId="58AD598C" w14:textId="14FE9998">
                  <w:pPr>
                    <w:rPr>
                      <w:bCs/>
                      <w:sz w:val="24"/>
                      <w:szCs w:val="24"/>
                    </w:rPr>
                  </w:pPr>
                  <w:r w:rsidRPr="00EF7CB1">
                    <w:rPr>
                      <w:bCs/>
                      <w:sz w:val="24"/>
                      <w:szCs w:val="24"/>
                    </w:rPr>
                    <w:t>08/06/2026 11:27:08</w:t>
                  </w:r>
                </w:p>
              </w:tc>
              <w:tc>
                <w:tcPr>
                  <w:tcW w:w="1068" w:type="dxa"/>
                  <w:tcMar/>
                  <w:tcPrChange w:author="Sachin Kumbhar" w:date="2026-09-04T12:36:00Z" w16du:dateUtc="2026-09-04T07:06:00Z" w:id="278">
                    <w:tcPr>
                      <w:tcW w:w="1486" w:type="dxa"/>
                      <w:gridSpan w:val="2"/>
                    </w:tcPr>
                  </w:tcPrChange>
                </w:tcPr>
                <w:p w:rsidRPr="00EF7CB1" w:rsidR="00C93396" w:rsidP="00DB5090" w:rsidRDefault="00C93396" w14:paraId="0D5136BD" w14:textId="547DB749">
                  <w:pPr>
                    <w:rPr>
                      <w:bCs/>
                      <w:sz w:val="24"/>
                      <w:szCs w:val="24"/>
                    </w:rPr>
                  </w:pPr>
                  <w:r w:rsidRPr="00EF7CB1">
                    <w:rPr>
                      <w:bCs/>
                      <w:sz w:val="24"/>
                      <w:szCs w:val="24"/>
                    </w:rPr>
                    <w:t>1 Minute</w:t>
                  </w:r>
                </w:p>
              </w:tc>
              <w:tc>
                <w:tcPr>
                  <w:tcW w:w="1044" w:type="dxa"/>
                  <w:tcMar/>
                  <w:vAlign w:val="center"/>
                  <w:tcPrChange w:author="Sachin Kumbhar" w:date="2026-09-04T12:36:00Z" w16du:dateUtc="2026-09-04T07:06:00Z" w:id="279">
                    <w:tcPr>
                      <w:tcW w:w="990" w:type="dxa"/>
                      <w:vAlign w:val="center"/>
                    </w:tcPr>
                  </w:tcPrChange>
                </w:tcPr>
                <w:p w:rsidRPr="00EF7CB1" w:rsidR="00C93396" w:rsidP="00DB5090" w:rsidRDefault="00C93396" w14:paraId="7FADB331" w14:textId="2A2330C0">
                  <w:pPr>
                    <w:rPr>
                      <w:bCs/>
                      <w:sz w:val="24"/>
                      <w:szCs w:val="24"/>
                    </w:rPr>
                  </w:pPr>
                  <w:r w:rsidRPr="00EF7CB1">
                    <w:rPr>
                      <w:bCs/>
                      <w:sz w:val="24"/>
                      <w:szCs w:val="24"/>
                    </w:rPr>
                    <w:t>High</w:t>
                  </w:r>
                </w:p>
              </w:tc>
              <w:tc>
                <w:tcPr>
                  <w:tcW w:w="1287" w:type="dxa"/>
                  <w:tcMar/>
                  <w:vAlign w:val="center"/>
                  <w:tcPrChange w:author="Sachin Kumbhar" w:date="2026-09-04T12:36:00Z" w16du:dateUtc="2026-09-04T07:06:00Z" w:id="280">
                    <w:tcPr>
                      <w:tcW w:w="998" w:type="dxa"/>
                      <w:gridSpan w:val="2"/>
                      <w:vAlign w:val="center"/>
                    </w:tcPr>
                  </w:tcPrChange>
                </w:tcPr>
                <w:p w:rsidRPr="00EF7CB1" w:rsidR="00C93396" w:rsidP="00DB5090" w:rsidRDefault="00C93396" w14:paraId="45C06A64" w14:textId="061DEED8">
                  <w:pPr>
                    <w:rPr>
                      <w:bCs/>
                      <w:sz w:val="24"/>
                      <w:szCs w:val="24"/>
                    </w:rPr>
                  </w:pPr>
                  <w:r w:rsidRPr="00EF7CB1">
                    <w:rPr>
                      <w:bCs/>
                      <w:sz w:val="24"/>
                      <w:szCs w:val="24"/>
                    </w:rPr>
                    <w:t>At transition into Step 4.</w:t>
                  </w:r>
                </w:p>
              </w:tc>
            </w:tr>
          </w:tbl>
          <w:p w:rsidRPr="006A2596" w:rsidR="0014397C" w:rsidP="0014397C" w:rsidRDefault="0014397C" w14:paraId="5753B198" w14:textId="0F7C3769">
            <w:pPr>
              <w:rPr>
                <w:b/>
                <w:sz w:val="24"/>
                <w:szCs w:val="24"/>
              </w:rPr>
            </w:pPr>
            <w:r w:rsidRPr="00157BEA">
              <w:rPr>
                <w:b/>
                <w:sz w:val="24"/>
                <w:szCs w:val="24"/>
              </w:rPr>
              <w:t>Inference:</w:t>
            </w:r>
          </w:p>
          <w:p w:rsidRPr="00EF7CB1" w:rsidR="0014397C" w:rsidP="4963D20A" w:rsidRDefault="0014397C" w14:paraId="40D0EFC8" w14:textId="6D1D172D">
            <w:pPr>
              <w:jc w:val="both"/>
              <w:rPr>
                <w:sz w:val="24"/>
                <w:szCs w:val="24"/>
              </w:rPr>
            </w:pPr>
            <w:r w:rsidRPr="4963D20A">
              <w:rPr>
                <w:sz w:val="24"/>
                <w:szCs w:val="24"/>
              </w:rPr>
              <w:t xml:space="preserve">The batch comparison demonstrates that transient vacuum excursions are not uniformly observed in every batch or every phase. Several excursions occur at or immediately after phase transitions (Freezing step to Primary drying Step 1) while some batches remain fully within the proposed operating ranges. </w:t>
            </w:r>
            <w:commentRangeStart w:id="281"/>
            <w:commentRangeStart w:id="282"/>
            <w:commentRangeStart w:id="283"/>
            <w:commentRangeStart w:id="284"/>
            <w:commentRangeStart w:id="1425550277"/>
            <w:r w:rsidRPr="4963D20A">
              <w:rPr>
                <w:sz w:val="24"/>
                <w:szCs w:val="24"/>
              </w:rPr>
              <w:t>These supports treating manual needle-valve adjustment and subsequent vacuum equilibration as a controlled process activity</w:t>
            </w:r>
            <w:commentRangeEnd w:id="281"/>
            <w:r w:rsidRPr="4963D20A">
              <w:rPr>
                <w:rStyle w:val="CommentReference"/>
                <w:sz w:val="24"/>
                <w:szCs w:val="24"/>
              </w:rPr>
              <w:commentReference w:id="281"/>
            </w:r>
            <w:commentRangeEnd w:id="282"/>
            <w:r>
              <w:rPr>
                <w:rStyle w:val="CommentReference"/>
              </w:rPr>
              <w:commentReference w:id="282"/>
            </w:r>
            <w:commentRangeEnd w:id="283"/>
            <w:r>
              <w:rPr>
                <w:rStyle w:val="CommentReference"/>
              </w:rPr>
              <w:commentReference w:id="283"/>
            </w:r>
            <w:commentRangeEnd w:id="284"/>
            <w:r>
              <w:rPr>
                <w:rStyle w:val="CommentReference"/>
              </w:rPr>
              <w:commentReference w:id="284"/>
            </w:r>
            <w:commentRangeEnd w:id="1425550277"/>
            <w:r>
              <w:rPr>
                <w:rStyle w:val="CommentReference"/>
              </w:rPr>
              <w:commentReference w:id="1425550277"/>
            </w:r>
            <w:r w:rsidRPr="4963D20A">
              <w:rPr>
                <w:sz w:val="24"/>
                <w:szCs w:val="24"/>
              </w:rPr>
              <w:t>.</w:t>
            </w:r>
          </w:p>
          <w:p w:rsidRPr="00EF7CB1" w:rsidR="0014397C" w:rsidP="006A2596" w:rsidRDefault="0014397C" w14:paraId="2A8BA426" w14:textId="100EFC55">
            <w:pPr>
              <w:jc w:val="both"/>
              <w:rPr>
                <w:bCs/>
                <w:sz w:val="24"/>
                <w:szCs w:val="24"/>
              </w:rPr>
            </w:pPr>
          </w:p>
          <w:p w:rsidRPr="00EF7CB1" w:rsidR="0014397C" w:rsidDel="004D63BF" w:rsidP="006A2596" w:rsidRDefault="0014397C" w14:paraId="4A250D23" w14:textId="081D0951">
            <w:pPr>
              <w:jc w:val="both"/>
              <w:rPr>
                <w:del w:author="Sachin Kumbhar" w:date="2026-09-04T11:21:00Z" w16du:dateUtc="2026-09-04T05:51:00Z" w:id="285"/>
                <w:bCs/>
                <w:sz w:val="24"/>
                <w:szCs w:val="24"/>
              </w:rPr>
            </w:pPr>
            <w:del w:author="Sachin Kumbhar" w:date="2026-09-04T11:21:00Z" w16du:dateUtc="2026-09-04T05:51:00Z" w:id="286">
              <w:r w:rsidRPr="00EF7CB1" w:rsidDel="004D63BF">
                <w:rPr>
                  <w:bCs/>
                  <w:sz w:val="24"/>
                  <w:szCs w:val="24"/>
                </w:rPr>
                <w:delText xml:space="preserve">The ERF/26/022 investigation specifically concludes that the Lyophilizer vacuum regulation system relies on manual needle-valve adjustment, that the valve is sensitive, and that stabilization time is required following fine manual adjustment. The investigation proposes documenting a </w:delText>
              </w:r>
              <w:r w:rsidDel="004D63BF" w:rsidR="0088356D">
                <w:rPr>
                  <w:bCs/>
                  <w:sz w:val="24"/>
                  <w:szCs w:val="24"/>
                </w:rPr>
                <w:delText>20</w:delText>
              </w:r>
              <w:r w:rsidRPr="00EF7CB1" w:rsidDel="004D63BF">
                <w:rPr>
                  <w:bCs/>
                  <w:sz w:val="24"/>
                  <w:szCs w:val="24"/>
                </w:rPr>
                <w:delText xml:space="preserve">-minute period for needle-valve adjustment/stabilization. </w:delText>
              </w:r>
            </w:del>
          </w:p>
          <w:p w:rsidRPr="00EF7CB1" w:rsidR="004D63BF" w:rsidP="004D63BF" w:rsidRDefault="004D63BF" w14:paraId="47A55648" w14:textId="77777777">
            <w:pPr>
              <w:jc w:val="both"/>
              <w:rPr>
                <w:ins w:author="Sachin Kumbhar" w:date="2026-09-04T11:21:00Z" w16du:dateUtc="2026-09-04T05:51:00Z" w:id="287"/>
                <w:bCs/>
                <w:sz w:val="24"/>
                <w:szCs w:val="24"/>
              </w:rPr>
            </w:pPr>
            <w:ins w:author="Sachin Kumbhar" w:date="2026-09-04T11:21:00Z" w16du:dateUtc="2026-09-04T05:51:00Z" w:id="288">
              <w:r w:rsidRPr="00EF7CB1">
                <w:rPr>
                  <w:bCs/>
                  <w:sz w:val="24"/>
                  <w:szCs w:val="24"/>
                </w:rPr>
                <w:t xml:space="preserve">The ERF/26/022 investigation specifically concludes that the Lyophilizer vacuum regulation system relies on manual needle-valve adjustment, that the valve is sensitive, and that stabilization time is required following fine manual adjustment. The investigation proposes documenting a </w:t>
              </w:r>
              <w:r>
                <w:rPr>
                  <w:bCs/>
                  <w:sz w:val="24"/>
                  <w:szCs w:val="24"/>
                </w:rPr>
                <w:t>20</w:t>
              </w:r>
              <w:r w:rsidRPr="00EF7CB1">
                <w:rPr>
                  <w:bCs/>
                  <w:sz w:val="24"/>
                  <w:szCs w:val="24"/>
                </w:rPr>
                <w:t xml:space="preserve">-minute period for needle-valve adjustment/stabilization. </w:t>
              </w:r>
            </w:ins>
          </w:p>
          <w:p w:rsidRPr="00EF7CB1" w:rsidR="004F585C" w:rsidP="006A2596" w:rsidRDefault="0014397C" w14:paraId="2C4B6D87" w14:textId="6A541C1A">
            <w:pPr>
              <w:jc w:val="both"/>
              <w:rPr>
                <w:bCs/>
                <w:sz w:val="24"/>
                <w:szCs w:val="24"/>
              </w:rPr>
            </w:pPr>
            <w:r w:rsidRPr="00EF7CB1">
              <w:rPr>
                <w:bCs/>
                <w:sz w:val="24"/>
                <w:szCs w:val="24"/>
              </w:rPr>
              <w:t xml:space="preserve">The lyophilizer vacuum control system consists of an EV valve, which operates only in ON/OFF mode and therefore does not provide precise modulation required to maintain micro-level vacuum at the defined setpoint. </w:t>
            </w:r>
          </w:p>
          <w:p w:rsidRPr="00EF7CB1" w:rsidR="0014397C" w:rsidP="006A2596" w:rsidRDefault="0014397C" w14:paraId="430DF690" w14:textId="6B199DAE">
            <w:pPr>
              <w:jc w:val="both"/>
              <w:rPr>
                <w:bCs/>
                <w:sz w:val="24"/>
                <w:szCs w:val="24"/>
              </w:rPr>
            </w:pPr>
            <w:r w:rsidRPr="00EF7CB1">
              <w:rPr>
                <w:bCs/>
                <w:sz w:val="24"/>
                <w:szCs w:val="24"/>
              </w:rPr>
              <w:t xml:space="preserve">A manually adjustable needle valve is provided for finer vacuum regulation and to minimize fluctuations. However, due to the inherent limitations of the ON/OFF EV valve and the dependence on manual needle valve adjustment, transient vacuum fluctuations may occur. </w:t>
            </w:r>
          </w:p>
          <w:p w:rsidRPr="00EF7CB1" w:rsidR="0014397C" w:rsidP="006A2596" w:rsidRDefault="0014397C" w14:paraId="0A75CE8F" w14:textId="1BFECAC9">
            <w:pPr>
              <w:jc w:val="both"/>
              <w:rPr>
                <w:bCs/>
                <w:sz w:val="24"/>
                <w:szCs w:val="24"/>
              </w:rPr>
            </w:pPr>
            <w:r w:rsidRPr="00EF7CB1">
              <w:rPr>
                <w:bCs/>
                <w:sz w:val="24"/>
                <w:szCs w:val="24"/>
              </w:rPr>
              <w:t xml:space="preserve">In addition, </w:t>
            </w:r>
            <w:r w:rsidRPr="006A2596">
              <w:rPr>
                <w:bCs/>
                <w:sz w:val="24"/>
                <w:szCs w:val="24"/>
              </w:rPr>
              <w:t>the sublimation rate varies across different drying steps, resulting in changes in vapor load and corresponding vacuum fluctuations.</w:t>
            </w:r>
          </w:p>
          <w:p w:rsidRPr="00EF7CB1" w:rsidR="0014397C" w:rsidP="006A2596" w:rsidRDefault="0014397C" w14:paraId="00A1EEA3" w14:textId="18B63AA4">
            <w:pPr>
              <w:jc w:val="both"/>
              <w:rPr>
                <w:bCs/>
                <w:sz w:val="24"/>
                <w:szCs w:val="24"/>
              </w:rPr>
            </w:pPr>
          </w:p>
          <w:p w:rsidRPr="006A2596" w:rsidR="0014397C" w:rsidDel="004D63BF" w:rsidP="4963D20A" w:rsidRDefault="0014397C" w14:paraId="6BFD5FBD" w14:textId="3BE5096F">
            <w:pPr>
              <w:jc w:val="both"/>
              <w:rPr>
                <w:del w:author="Sachin Kumbhar" w:date="2026-09-04T11:22:00Z" w16du:dateUtc="2026-09-04T05:52:00Z" w:id="289"/>
                <w:sz w:val="24"/>
                <w:szCs w:val="24"/>
              </w:rPr>
            </w:pPr>
            <w:commentRangeStart w:id="290"/>
            <w:commentRangeStart w:id="291"/>
            <w:commentRangeStart w:id="292"/>
            <w:commentRangeStart w:id="293"/>
            <w:commentRangeStart w:id="1814965218"/>
            <w:del w:author="Sachin Kumbhar" w:date="2026-09-04T11:22:00Z" w16du:dateUtc="2026-09-04T05:52:00Z" w:id="294">
              <w:r w:rsidRPr="4963D20A" w:rsidDel="004D63BF">
                <w:rPr>
                  <w:sz w:val="24"/>
                  <w:szCs w:val="24"/>
                </w:rPr>
                <w:delText xml:space="preserve">Considering this equipment and process-related operational limitations, a </w:delText>
              </w:r>
              <w:r w:rsidDel="004D63BF" w:rsidR="0088356D">
                <w:rPr>
                  <w:sz w:val="24"/>
                  <w:szCs w:val="24"/>
                </w:rPr>
                <w:delText>2</w:delText>
              </w:r>
              <w:r w:rsidRPr="4963D20A" w:rsidDel="004D63BF">
                <w:rPr>
                  <w:sz w:val="24"/>
                  <w:szCs w:val="24"/>
                </w:rPr>
                <w:delText xml:space="preserve">0-minute duration is considered an appropriate and practical allowance for stabilization of vacuum following a transient excursion. This duration provides sufficient time for the vacuum to recover within the defined operating range without requiring unnecessary operator intervention, while remaining consistent with the historical operating behavior of the lyophilizer. </w:delText>
              </w:r>
              <w:commentRangeEnd w:id="290"/>
              <w:r w:rsidRPr="006A2596" w:rsidDel="004D63BF">
                <w:rPr>
                  <w:rStyle w:val="CommentReference"/>
                  <w:sz w:val="24"/>
                  <w:szCs w:val="24"/>
                </w:rPr>
                <w:commentReference w:id="290"/>
              </w:r>
              <w:commentRangeEnd w:id="291"/>
              <w:r>
                <w:rPr>
                  <w:rStyle w:val="CommentReference"/>
                </w:rPr>
                <w:commentReference w:id="291"/>
              </w:r>
              <w:commentRangeEnd w:id="292"/>
              <w:r>
                <w:rPr>
                  <w:rStyle w:val="CommentReference"/>
                </w:rPr>
                <w:commentReference w:id="292"/>
              </w:r>
              <w:commentRangeEnd w:id="293"/>
              <w:r>
                <w:rPr>
                  <w:rStyle w:val="CommentReference"/>
                </w:rPr>
                <w:commentReference w:id="293"/>
              </w:r>
              <w:commentRangeEnd w:id="1814965218"/>
              <w:r>
                <w:rPr>
                  <w:rStyle w:val="CommentReference"/>
                </w:rPr>
                <w:commentReference w:id="1814965218"/>
              </w:r>
            </w:del>
          </w:p>
          <w:p w:rsidRPr="006A2596" w:rsidR="004D63BF" w:rsidP="004D63BF" w:rsidRDefault="004D63BF" w14:paraId="062AB9C2" w14:textId="77777777">
            <w:pPr>
              <w:jc w:val="both"/>
              <w:rPr>
                <w:ins w:author="Sachin Kumbhar" w:date="2026-09-04T11:22:00Z" w16du:dateUtc="2026-09-04T05:52:00Z" w:id="336679860"/>
                <w:sz w:val="24"/>
                <w:szCs w:val="24"/>
              </w:rPr>
            </w:pPr>
            <w:commentRangeStart w:id="296"/>
            <w:commentRangeStart w:id="297"/>
            <w:commentRangeStart w:id="298"/>
            <w:commentRangeStart w:id="299"/>
            <w:commentRangeStart w:id="188074656"/>
            <w:commentRangeStart w:id="540156715"/>
            <w:ins w:author="Sachin Kumbhar" w:date="2026-09-04T11:22:00Z" w16du:dateUtc="2026-09-04T05:52:00Z" w:id="102066752">
              <w:r w:rsidRPr="257A5F30" w:rsidR="004D63BF">
                <w:rPr>
                  <w:sz w:val="24"/>
                  <w:szCs w:val="24"/>
                </w:rPr>
                <w:t xml:space="preserve">Considering this equipment and process-related operational limitations, a </w:t>
              </w:r>
              <w:r w:rsidRPr="257A5F30" w:rsidR="004D63BF">
                <w:rPr>
                  <w:sz w:val="24"/>
                  <w:szCs w:val="24"/>
                </w:rPr>
                <w:t>2</w:t>
              </w:r>
              <w:r w:rsidRPr="257A5F30" w:rsidR="004D63BF">
                <w:rPr>
                  <w:sz w:val="24"/>
                  <w:szCs w:val="24"/>
                </w:rPr>
                <w:t>0-minute duration is considered an appropriate and practical allowance for stabilization of vacuum following a transient excursion.</w:t>
              </w:r>
            </w:ins>
            <w:commentRangeEnd w:id="540156715"/>
            <w:r>
              <w:rPr>
                <w:rStyle w:val="CommentReference"/>
              </w:rPr>
              <w:commentReference w:id="540156715"/>
            </w:r>
            <w:ins w:author="Sachin Kumbhar" w:date="2026-09-04T11:22:00Z" w16du:dateUtc="2026-09-04T05:52:00Z" w:id="45282879">
              <w:r w:rsidRPr="257A5F30" w:rsidR="004D63BF">
                <w:rPr>
                  <w:sz w:val="24"/>
                  <w:szCs w:val="24"/>
                </w:rPr>
                <w:t xml:space="preserve"> This duration provides sufficient time for the vacuum to recover within the defined operating range without requiring unnecessary operator intervention, while remaining consistent with the historical operating behavior of the lyophilizer. </w:t>
              </w:r>
            </w:ins>
            <w:commentRangeEnd w:id="296"/>
            <w:r>
              <w:rPr>
                <w:rStyle w:val="CommentReference"/>
              </w:rPr>
              <w:commentReference w:id="296"/>
            </w:r>
            <w:commentRangeEnd w:id="297"/>
            <w:r>
              <w:rPr>
                <w:rStyle w:val="CommentReference"/>
              </w:rPr>
              <w:commentReference w:id="297"/>
            </w:r>
            <w:commentRangeEnd w:id="298"/>
            <w:r>
              <w:rPr>
                <w:rStyle w:val="CommentReference"/>
              </w:rPr>
              <w:commentReference w:id="298"/>
            </w:r>
            <w:commentRangeEnd w:id="299"/>
            <w:r>
              <w:rPr>
                <w:rStyle w:val="CommentReference"/>
              </w:rPr>
              <w:commentReference w:id="299"/>
            </w:r>
            <w:commentRangeEnd w:id="188074656"/>
            <w:r>
              <w:rPr>
                <w:rStyle w:val="CommentReference"/>
              </w:rPr>
              <w:commentReference w:id="188074656"/>
            </w:r>
          </w:p>
          <w:p w:rsidRPr="00EF7CB1" w:rsidR="00D860D6" w:rsidP="006A2596" w:rsidRDefault="00D860D6" w14:paraId="35483E22" w14:textId="73193FA3">
            <w:pPr>
              <w:pStyle w:val="ListParagraph"/>
              <w:spacing w:before="60" w:line="256" w:lineRule="auto"/>
              <w:jc w:val="both"/>
              <w:rPr>
                <w:bCs/>
                <w:sz w:val="24"/>
                <w:szCs w:val="24"/>
              </w:rPr>
            </w:pPr>
          </w:p>
          <w:p w:rsidR="00CB31D4" w:rsidP="006A2596" w:rsidRDefault="00CB31D4" w14:paraId="33713BC8" w14:textId="5C4B053E">
            <w:pPr>
              <w:spacing w:before="60" w:line="256" w:lineRule="auto"/>
              <w:jc w:val="both"/>
              <w:rPr>
                <w:bCs/>
                <w:sz w:val="24"/>
                <w:szCs w:val="24"/>
              </w:rPr>
            </w:pPr>
            <w:r w:rsidRPr="006A2596">
              <w:rPr>
                <w:bCs/>
                <w:sz w:val="24"/>
                <w:szCs w:val="24"/>
              </w:rPr>
              <w:t>The historical trend review, together with the current investigation, indicates that the observed vacuum excursions are associated with the dynamic response of the vacuum-control system following manual needle-valve intervention during process transition</w:t>
            </w:r>
            <w:r w:rsidRPr="006A2596" w:rsidR="004F585C">
              <w:rPr>
                <w:bCs/>
                <w:sz w:val="24"/>
                <w:szCs w:val="24"/>
              </w:rPr>
              <w:t xml:space="preserve"> in Primary Drying Step 1</w:t>
            </w:r>
            <w:r w:rsidRPr="006A2596">
              <w:rPr>
                <w:bCs/>
                <w:sz w:val="24"/>
                <w:szCs w:val="24"/>
              </w:rPr>
              <w:t xml:space="preserve">, rather than recurrence due to failure of previously implemented CAPAs. </w:t>
            </w:r>
          </w:p>
          <w:p w:rsidRPr="006A2596" w:rsidR="00BD6F83" w:rsidP="006A2596" w:rsidRDefault="00BD6F83" w14:paraId="2BCFEEBB" w14:textId="77777777">
            <w:pPr>
              <w:spacing w:before="60" w:line="256" w:lineRule="auto"/>
              <w:jc w:val="both"/>
              <w:rPr>
                <w:bCs/>
                <w:sz w:val="24"/>
                <w:szCs w:val="24"/>
              </w:rPr>
            </w:pPr>
          </w:p>
          <w:p w:rsidRPr="0088356D" w:rsidR="0088356D" w:rsidP="0088356D" w:rsidRDefault="0088356D" w14:paraId="14DCE6E5" w14:textId="77777777">
            <w:pPr>
              <w:spacing w:before="60" w:line="256" w:lineRule="auto"/>
              <w:jc w:val="both"/>
              <w:rPr>
                <w:sz w:val="24"/>
                <w:szCs w:val="24"/>
              </w:rPr>
            </w:pPr>
            <w:r w:rsidRPr="0088356D">
              <w:rPr>
                <w:sz w:val="24"/>
                <w:szCs w:val="24"/>
              </w:rPr>
              <w:t>The previously implemented CAPAs were reviewed and confirmed to have been implemented as committed and were appropriate for addressing the specific procedural and preventive control gaps identified at the time of the respective events. However, the recurrence of a pressure excursion during the transition into Primary Drying Step 1 demonstrates that these actions have not fully controlled the underlying vacuum-control risk associated with manual needle-valve operation and vacuum stabilization.</w:t>
            </w:r>
          </w:p>
          <w:p w:rsidRPr="0088356D" w:rsidR="0088356D" w:rsidP="0088356D" w:rsidRDefault="0088356D" w14:paraId="7992AD90" w14:textId="77777777">
            <w:pPr>
              <w:spacing w:before="60" w:line="256" w:lineRule="auto"/>
              <w:jc w:val="both"/>
              <w:rPr>
                <w:sz w:val="24"/>
                <w:szCs w:val="24"/>
              </w:rPr>
            </w:pPr>
            <w:r w:rsidRPr="0088356D">
              <w:rPr>
                <w:sz w:val="24"/>
                <w:szCs w:val="24"/>
              </w:rPr>
              <w:t>In particular, the existing control of verifying the needle-valve position provides assurance regarding the valve setting but does not ensure stable and controlled chamber pressure during the transition into Primary Drying Step 1. The current event therefore indicates that the residual risk associated with manual vacuum adjustment remains, particularly due to the sensitivity of the needle valve and the requirement for fine manual adjustment during pressure stabilization.</w:t>
            </w:r>
          </w:p>
          <w:p w:rsidRPr="0088356D" w:rsidR="0088356D" w:rsidP="0088356D" w:rsidRDefault="0088356D" w14:paraId="0B196D5E" w14:textId="2540F663">
            <w:pPr>
              <w:spacing w:before="60" w:line="256" w:lineRule="auto"/>
              <w:jc w:val="both"/>
              <w:rPr>
                <w:sz w:val="24"/>
                <w:szCs w:val="24"/>
              </w:rPr>
            </w:pPr>
            <w:r w:rsidRPr="0088356D">
              <w:rPr>
                <w:sz w:val="24"/>
                <w:szCs w:val="24"/>
              </w:rPr>
              <w:t xml:space="preserve">Accordingly, the previously implemented CAPAs are considered </w:t>
            </w:r>
            <w:r w:rsidRPr="00FA70DB">
              <w:rPr>
                <w:sz w:val="24"/>
                <w:szCs w:val="24"/>
              </w:rPr>
              <w:t>implemented and effective in addressing the specific deficiencies for which they were established; however, they are not considered fully effective in eliminating or adequately mitigating the  risk associated with manual vacuum control during the transition into Primary Drying Step 1</w:t>
            </w:r>
            <w:r w:rsidRPr="0088356D">
              <w:rPr>
                <w:sz w:val="24"/>
                <w:szCs w:val="24"/>
              </w:rPr>
              <w:t>.</w:t>
            </w:r>
          </w:p>
          <w:p w:rsidRPr="0088356D" w:rsidR="0088356D" w:rsidDel="004D63BF" w:rsidP="0088356D" w:rsidRDefault="0088356D" w14:paraId="698572F5" w14:textId="1B67B1B7">
            <w:pPr>
              <w:spacing w:before="60" w:line="256" w:lineRule="auto"/>
              <w:jc w:val="both"/>
              <w:rPr>
                <w:del w:author="Sachin Kumbhar" w:date="2026-09-04T11:22:00Z" w16du:dateUtc="2026-09-04T05:52:00Z" w:id="301"/>
                <w:sz w:val="24"/>
                <w:szCs w:val="24"/>
              </w:rPr>
            </w:pPr>
            <w:del w:author="Sachin Kumbhar" w:date="2026-09-04T11:22:00Z" w16du:dateUtc="2026-09-04T05:52:00Z" w:id="302">
              <w:r w:rsidRPr="0088356D" w:rsidDel="004D63BF">
                <w:rPr>
                  <w:sz w:val="24"/>
                  <w:szCs w:val="24"/>
                </w:rPr>
                <w:delText>.</w:delText>
              </w:r>
            </w:del>
          </w:p>
          <w:p w:rsidRPr="00EF7CB1" w:rsidR="004D63BF" w:rsidP="4963D20A" w:rsidRDefault="00CB31D4" w14:paraId="33C30E58" w14:textId="0F748DAB">
            <w:pPr>
              <w:spacing w:before="60" w:line="256" w:lineRule="auto"/>
              <w:jc w:val="both"/>
              <w:rPr>
                <w:sz w:val="24"/>
                <w:szCs w:val="24"/>
              </w:rPr>
            </w:pPr>
            <w:del w:author="Sachin Kumbhar" w:date="2026-09-04T11:22:00Z" w16du:dateUtc="2026-09-04T05:52:00Z" w:id="303">
              <w:r w:rsidRPr="4963D20A" w:rsidDel="004D63BF">
                <w:rPr>
                  <w:sz w:val="24"/>
                  <w:szCs w:val="24"/>
                </w:rPr>
                <w:delText>.</w:delText>
              </w:r>
            </w:del>
          </w:p>
          <w:p w:rsidR="002D7D5D" w:rsidP="006A2596" w:rsidRDefault="002D7D5D" w14:paraId="4D0AF04D" w14:textId="3042DFB3">
            <w:pPr>
              <w:spacing w:before="60" w:line="256" w:lineRule="auto"/>
              <w:rPr>
                <w:ins w:author="Sachin Kumbhar" w:date="2026-09-11T18:42:00Z" w16du:dateUtc="2026-09-11T13:12:00Z" w:id="304"/>
                <w:bCs/>
                <w:sz w:val="24"/>
                <w:szCs w:val="24"/>
              </w:rPr>
            </w:pPr>
          </w:p>
          <w:p w:rsidR="00E97985" w:rsidP="006A2596" w:rsidRDefault="00E97985" w14:paraId="3825EF68" w14:textId="77777777">
            <w:pPr>
              <w:spacing w:before="60" w:line="256" w:lineRule="auto"/>
              <w:rPr>
                <w:ins w:author="Sachin Kumbhar" w:date="2026-09-11T18:42:00Z" w16du:dateUtc="2026-09-11T13:12:00Z" w:id="305"/>
                <w:bCs/>
                <w:sz w:val="24"/>
                <w:szCs w:val="24"/>
              </w:rPr>
            </w:pPr>
          </w:p>
          <w:p w:rsidR="00E97985" w:rsidP="006A2596" w:rsidRDefault="00E97985" w14:paraId="31C77937" w14:textId="77777777">
            <w:pPr>
              <w:spacing w:before="60" w:line="256" w:lineRule="auto"/>
              <w:rPr>
                <w:ins w:author="Sachin Kumbhar" w:date="2026-09-11T18:42:00Z" w16du:dateUtc="2026-09-11T13:12:00Z" w:id="306"/>
                <w:bCs/>
                <w:sz w:val="24"/>
                <w:szCs w:val="24"/>
              </w:rPr>
            </w:pPr>
          </w:p>
          <w:p w:rsidR="00E97985" w:rsidP="006A2596" w:rsidRDefault="00E97985" w14:paraId="5B0A70A8" w14:textId="77777777">
            <w:pPr>
              <w:spacing w:before="60" w:line="256" w:lineRule="auto"/>
              <w:rPr>
                <w:ins w:author="Sachin Kumbhar" w:date="2026-09-11T18:42:00Z" w16du:dateUtc="2026-09-11T13:12:00Z" w:id="307"/>
                <w:bCs/>
                <w:sz w:val="24"/>
                <w:szCs w:val="24"/>
              </w:rPr>
            </w:pPr>
          </w:p>
          <w:p w:rsidRPr="006A2596" w:rsidR="00E97985" w:rsidP="006A2596" w:rsidRDefault="00E97985" w14:paraId="03043344" w14:textId="77777777">
            <w:pPr>
              <w:spacing w:before="60" w:line="256" w:lineRule="auto"/>
              <w:rPr>
                <w:bCs/>
                <w:sz w:val="24"/>
                <w:szCs w:val="24"/>
              </w:rPr>
            </w:pPr>
          </w:p>
          <w:p w:rsidRPr="00157BEA" w:rsidR="000D7C9F" w:rsidP="000D7C9F" w:rsidRDefault="000D7C9F" w14:paraId="26755CAD" w14:textId="77777777">
            <w:pPr>
              <w:numPr>
                <w:ilvl w:val="0"/>
                <w:numId w:val="12"/>
              </w:numPr>
              <w:spacing w:line="360" w:lineRule="auto"/>
              <w:rPr>
                <w:rFonts w:eastAsia="Calibri"/>
                <w:b/>
                <w:sz w:val="24"/>
                <w:szCs w:val="24"/>
              </w:rPr>
            </w:pPr>
            <w:r w:rsidRPr="00157BEA">
              <w:rPr>
                <w:rFonts w:eastAsia="Calibri"/>
                <w:b/>
                <w:sz w:val="24"/>
                <w:szCs w:val="24"/>
              </w:rPr>
              <w:t>Photograph of Precise Needle Valve and Proposed Control:</w:t>
            </w:r>
          </w:p>
          <w:p w:rsidRPr="00EF7CB1" w:rsidR="000D7C9F" w:rsidP="006A2596" w:rsidRDefault="000D7C9F" w14:paraId="494B0E35" w14:textId="3707C2F8">
            <w:pPr>
              <w:spacing w:before="60" w:line="256" w:lineRule="auto"/>
              <w:ind w:left="870" w:hanging="90"/>
              <w:rPr>
                <w:bCs/>
                <w:sz w:val="24"/>
                <w:szCs w:val="24"/>
              </w:rPr>
            </w:pPr>
            <w:r w:rsidRPr="00EF7CB1">
              <w:rPr>
                <w:bCs/>
                <w:noProof/>
              </w:rPr>
              <w:drawing>
                <wp:inline distT="0" distB="0" distL="0" distR="0" wp14:anchorId="3FCF6AC0" wp14:editId="73258BE5">
                  <wp:extent cx="5438936" cy="2428875"/>
                  <wp:effectExtent l="0" t="0" r="9525" b="0"/>
                  <wp:docPr id="626567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0800000">
                            <a:off x="0" y="0"/>
                            <a:ext cx="5554473" cy="2480471"/>
                          </a:xfrm>
                          <a:prstGeom prst="rect">
                            <a:avLst/>
                          </a:prstGeom>
                          <a:noFill/>
                          <a:ln>
                            <a:noFill/>
                          </a:ln>
                        </pic:spPr>
                      </pic:pic>
                    </a:graphicData>
                  </a:graphic>
                </wp:inline>
              </w:drawing>
            </w:r>
          </w:p>
          <w:p w:rsidR="004C32BE" w:rsidP="004C32BE" w:rsidRDefault="004C32BE" w14:paraId="54EE30AD" w14:textId="77777777">
            <w:pPr>
              <w:pStyle w:val="ListParagraph"/>
              <w:spacing w:before="60" w:line="256" w:lineRule="auto"/>
              <w:rPr>
                <w:ins w:author="Sachin Kumbhar" w:date="2026-09-11T18:43:00Z" w16du:dateUtc="2026-09-11T13:13:00Z" w:id="308"/>
                <w:bCs/>
                <w:sz w:val="24"/>
                <w:szCs w:val="24"/>
              </w:rPr>
            </w:pPr>
          </w:p>
          <w:p w:rsidR="00E97985" w:rsidP="00E97985" w:rsidRDefault="00E97985" w14:paraId="6B283340" w14:textId="77777777">
            <w:pPr>
              <w:spacing w:line="276" w:lineRule="auto"/>
              <w:jc w:val="both"/>
              <w:rPr>
                <w:ins w:author="Sachin Kumbhar" w:date="2026-09-11T18:47:00Z" w16du:dateUtc="2026-09-11T13:17:00Z" w:id="309"/>
                <w:b/>
                <w:bCs/>
                <w:sz w:val="24"/>
                <w:szCs w:val="24"/>
              </w:rPr>
            </w:pPr>
            <w:ins w:author="Sachin Kumbhar" w:date="2026-09-11T18:47:00Z" w16du:dateUtc="2026-09-11T13:17:00Z" w:id="310">
              <w:r w:rsidRPr="00006B14">
                <w:rPr>
                  <w:b/>
                  <w:bCs/>
                  <w:sz w:val="24"/>
                  <w:szCs w:val="24"/>
                </w:rPr>
                <w:t>Proposed Control</w:t>
              </w:r>
              <w:r>
                <w:rPr>
                  <w:b/>
                  <w:bCs/>
                  <w:sz w:val="24"/>
                  <w:szCs w:val="24"/>
                </w:rPr>
                <w:t>s:</w:t>
              </w:r>
            </w:ins>
          </w:p>
          <w:p w:rsidRPr="006232ED" w:rsidR="00E97985" w:rsidP="00E97985" w:rsidRDefault="00E97985" w14:paraId="00430FEC" w14:textId="77777777">
            <w:pPr>
              <w:spacing w:line="276" w:lineRule="auto"/>
              <w:jc w:val="both"/>
              <w:rPr>
                <w:ins w:author="Sachin Kumbhar" w:date="2026-09-11T18:47:00Z" w16du:dateUtc="2026-09-11T13:17:00Z" w:id="311"/>
                <w:b/>
                <w:bCs/>
                <w:sz w:val="24"/>
                <w:szCs w:val="24"/>
              </w:rPr>
            </w:pPr>
            <w:ins w:author="Sachin Kumbhar" w:date="2026-09-11T18:47:00Z" w16du:dateUtc="2026-09-11T13:17:00Z" w:id="312">
              <w:r>
                <w:rPr>
                  <w:b/>
                  <w:bCs/>
                  <w:sz w:val="24"/>
                  <w:szCs w:val="24"/>
                </w:rPr>
                <w:t>Short term Actions:</w:t>
              </w:r>
            </w:ins>
          </w:p>
          <w:p w:rsidRPr="006232ED" w:rsidR="00E97985" w:rsidP="00E97985" w:rsidRDefault="00E97985" w14:paraId="27C672FA" w14:textId="77777777">
            <w:pPr>
              <w:spacing w:line="276" w:lineRule="auto"/>
              <w:jc w:val="both"/>
              <w:rPr>
                <w:ins w:author="Sachin Kumbhar" w:date="2026-09-11T18:47:00Z" w16du:dateUtc="2026-09-11T13:17:00Z" w:id="313"/>
                <w:b/>
                <w:bCs/>
                <w:sz w:val="24"/>
                <w:szCs w:val="24"/>
              </w:rPr>
            </w:pPr>
            <w:ins w:author="Sachin Kumbhar" w:date="2026-09-11T18:47:00Z" w16du:dateUtc="2026-09-11T13:17:00Z" w:id="314">
              <w:r w:rsidRPr="006232ED">
                <w:rPr>
                  <w:b/>
                  <w:bCs/>
                  <w:sz w:val="24"/>
                  <w:szCs w:val="24"/>
                </w:rPr>
                <w:t>1. Preparation and execution of Lyophilizer Vacuum Control Study Protocol</w:t>
              </w:r>
            </w:ins>
          </w:p>
          <w:p w:rsidRPr="006232ED" w:rsidR="00E97985" w:rsidP="00E97985" w:rsidRDefault="00E97985" w14:paraId="0335BB0A" w14:textId="77777777">
            <w:pPr>
              <w:spacing w:line="276" w:lineRule="auto"/>
              <w:jc w:val="both"/>
              <w:rPr>
                <w:ins w:author="Sachin Kumbhar" w:date="2026-09-11T18:47:00Z" w16du:dateUtc="2026-09-11T13:17:00Z" w:id="315"/>
                <w:sz w:val="24"/>
                <w:szCs w:val="24"/>
              </w:rPr>
            </w:pPr>
            <w:ins w:author="Sachin Kumbhar" w:date="2026-09-11T18:47:00Z" w16du:dateUtc="2026-09-11T13:17:00Z" w:id="316">
              <w:r w:rsidRPr="006232ED">
                <w:rPr>
                  <w:sz w:val="24"/>
                  <w:szCs w:val="24"/>
                </w:rPr>
                <w:t>A formal Lyophilizer Vacuum Control and Needle-Valve Position Study Protocol shall be prepared and executed to establish the optimum needle-valve position and vacuum-control response for each applicable lyophilization step.</w:t>
              </w:r>
            </w:ins>
          </w:p>
          <w:p w:rsidRPr="006232ED" w:rsidR="00E97985" w:rsidP="00E97985" w:rsidRDefault="00E97985" w14:paraId="3F5524CE" w14:textId="77777777">
            <w:pPr>
              <w:spacing w:line="276" w:lineRule="auto"/>
              <w:jc w:val="both"/>
              <w:rPr>
                <w:ins w:author="Sachin Kumbhar" w:date="2026-09-11T18:47:00Z" w16du:dateUtc="2026-09-11T13:17:00Z" w:id="317"/>
                <w:sz w:val="24"/>
                <w:szCs w:val="24"/>
              </w:rPr>
            </w:pPr>
            <w:ins w:author="Sachin Kumbhar" w:date="2026-09-11T18:47:00Z" w16du:dateUtc="2026-09-11T13:17:00Z" w:id="318">
              <w:r w:rsidRPr="006232ED">
                <w:rPr>
                  <w:sz w:val="24"/>
                  <w:szCs w:val="24"/>
                </w:rPr>
                <w:t>The study shall evaluate the vacuum response during transition and stabilization for the following approved</w:t>
              </w:r>
              <w:r>
                <w:rPr>
                  <w:sz w:val="24"/>
                  <w:szCs w:val="24"/>
                </w:rPr>
                <w:t xml:space="preserve"> </w:t>
              </w:r>
              <w:r w:rsidRPr="006232ED">
                <w:rPr>
                  <w:sz w:val="24"/>
                  <w:szCs w:val="24"/>
                </w:rPr>
                <w:t>operating conditions:</w:t>
              </w:r>
            </w:ins>
          </w:p>
          <w:tbl>
            <w:tblPr>
              <w:tblStyle w:val="TableGrid"/>
              <w:tblW w:w="0" w:type="auto"/>
              <w:tblLook w:val="04A0" w:firstRow="1" w:lastRow="0" w:firstColumn="1" w:lastColumn="0" w:noHBand="0" w:noVBand="1"/>
            </w:tblPr>
            <w:tblGrid>
              <w:gridCol w:w="2816"/>
              <w:gridCol w:w="1861"/>
              <w:gridCol w:w="2728"/>
              <w:gridCol w:w="2701"/>
            </w:tblGrid>
            <w:tr w:rsidRPr="006232ED" w:rsidR="00E97985" w:rsidTr="00036562" w14:paraId="7226AFF4" w14:textId="77777777">
              <w:trPr>
                <w:ins w:author="Sachin Kumbhar" w:date="2026-09-11T18:47:00Z" w:id="319"/>
              </w:trPr>
              <w:tc>
                <w:tcPr>
                  <w:tcW w:w="0" w:type="auto"/>
                  <w:hideMark/>
                </w:tcPr>
                <w:p w:rsidRPr="006232ED" w:rsidR="00E97985" w:rsidP="00E97985" w:rsidRDefault="00E97985" w14:paraId="4071D931" w14:textId="77777777">
                  <w:pPr>
                    <w:spacing w:line="276" w:lineRule="auto"/>
                    <w:jc w:val="both"/>
                    <w:rPr>
                      <w:ins w:author="Sachin Kumbhar" w:date="2026-09-11T18:47:00Z" w16du:dateUtc="2026-09-11T13:17:00Z" w:id="320"/>
                      <w:b/>
                      <w:bCs/>
                      <w:sz w:val="24"/>
                      <w:szCs w:val="24"/>
                    </w:rPr>
                  </w:pPr>
                  <w:ins w:author="Sachin Kumbhar" w:date="2026-09-11T18:47:00Z" w16du:dateUtc="2026-09-11T13:17:00Z" w:id="321">
                    <w:r w:rsidRPr="006232ED">
                      <w:rPr>
                        <w:b/>
                        <w:bCs/>
                        <w:sz w:val="24"/>
                        <w:szCs w:val="24"/>
                      </w:rPr>
                      <w:t>Lyophilization Step</w:t>
                    </w:r>
                  </w:ins>
                </w:p>
              </w:tc>
              <w:tc>
                <w:tcPr>
                  <w:tcW w:w="0" w:type="auto"/>
                  <w:hideMark/>
                </w:tcPr>
                <w:p w:rsidRPr="006232ED" w:rsidR="00E97985" w:rsidP="00E97985" w:rsidRDefault="00E97985" w14:paraId="6AA5FBEC" w14:textId="77777777">
                  <w:pPr>
                    <w:spacing w:line="276" w:lineRule="auto"/>
                    <w:jc w:val="both"/>
                    <w:rPr>
                      <w:ins w:author="Sachin Kumbhar" w:date="2026-09-11T18:47:00Z" w16du:dateUtc="2026-09-11T13:17:00Z" w:id="322"/>
                      <w:b/>
                      <w:bCs/>
                      <w:sz w:val="24"/>
                      <w:szCs w:val="24"/>
                    </w:rPr>
                  </w:pPr>
                  <w:ins w:author="Sachin Kumbhar" w:date="2026-09-11T18:47:00Z" w16du:dateUtc="2026-09-11T13:17:00Z" w:id="323">
                    <w:r w:rsidRPr="006232ED">
                      <w:rPr>
                        <w:b/>
                        <w:bCs/>
                        <w:sz w:val="24"/>
                        <w:szCs w:val="24"/>
                      </w:rPr>
                      <w:t>Set Point (µbar)</w:t>
                    </w:r>
                  </w:ins>
                </w:p>
              </w:tc>
              <w:tc>
                <w:tcPr>
                  <w:tcW w:w="0" w:type="auto"/>
                  <w:hideMark/>
                </w:tcPr>
                <w:p w:rsidRPr="006232ED" w:rsidR="00E97985" w:rsidP="00E97985" w:rsidRDefault="00E97985" w14:paraId="7CBE85BD" w14:textId="77777777">
                  <w:pPr>
                    <w:spacing w:line="276" w:lineRule="auto"/>
                    <w:jc w:val="both"/>
                    <w:rPr>
                      <w:ins w:author="Sachin Kumbhar" w:date="2026-09-11T18:47:00Z" w16du:dateUtc="2026-09-11T13:17:00Z" w:id="324"/>
                      <w:b/>
                      <w:bCs/>
                      <w:sz w:val="24"/>
                      <w:szCs w:val="24"/>
                    </w:rPr>
                  </w:pPr>
                  <w:ins w:author="Sachin Kumbhar" w:date="2026-09-11T18:47:00Z" w16du:dateUtc="2026-09-11T13:17:00Z" w:id="325">
                    <w:r w:rsidRPr="006232ED">
                      <w:rPr>
                        <w:b/>
                        <w:bCs/>
                        <w:sz w:val="24"/>
                        <w:szCs w:val="24"/>
                      </w:rPr>
                      <w:t>Controlling Band (µbar)</w:t>
                    </w:r>
                  </w:ins>
                </w:p>
              </w:tc>
              <w:tc>
                <w:tcPr>
                  <w:tcW w:w="0" w:type="auto"/>
                  <w:hideMark/>
                </w:tcPr>
                <w:p w:rsidRPr="006232ED" w:rsidR="00E97985" w:rsidP="00E97985" w:rsidRDefault="00E97985" w14:paraId="341DB147" w14:textId="77777777">
                  <w:pPr>
                    <w:spacing w:line="276" w:lineRule="auto"/>
                    <w:jc w:val="both"/>
                    <w:rPr>
                      <w:ins w:author="Sachin Kumbhar" w:date="2026-09-11T18:47:00Z" w16du:dateUtc="2026-09-11T13:17:00Z" w:id="326"/>
                      <w:b/>
                      <w:bCs/>
                      <w:sz w:val="24"/>
                      <w:szCs w:val="24"/>
                    </w:rPr>
                  </w:pPr>
                  <w:ins w:author="Sachin Kumbhar" w:date="2026-09-11T18:47:00Z" w16du:dateUtc="2026-09-11T13:17:00Z" w:id="327">
                    <w:r w:rsidRPr="006232ED">
                      <w:rPr>
                        <w:b/>
                        <w:bCs/>
                        <w:sz w:val="24"/>
                        <w:szCs w:val="24"/>
                      </w:rPr>
                      <w:t>Operating Range (µbar)</w:t>
                    </w:r>
                  </w:ins>
                </w:p>
              </w:tc>
            </w:tr>
            <w:tr w:rsidRPr="006232ED" w:rsidR="00E97985" w:rsidTr="00036562" w14:paraId="3C941AB2" w14:textId="77777777">
              <w:trPr>
                <w:ins w:author="Sachin Kumbhar" w:date="2026-09-11T18:47:00Z" w:id="328"/>
              </w:trPr>
              <w:tc>
                <w:tcPr>
                  <w:tcW w:w="0" w:type="auto"/>
                  <w:hideMark/>
                </w:tcPr>
                <w:p w:rsidRPr="00316DFA" w:rsidR="00E97985" w:rsidP="00E97985" w:rsidRDefault="00E97985" w14:paraId="51392890" w14:textId="77777777">
                  <w:pPr>
                    <w:spacing w:line="276" w:lineRule="auto"/>
                    <w:jc w:val="both"/>
                    <w:rPr>
                      <w:ins w:author="Sachin Kumbhar" w:date="2026-09-11T18:47:00Z" w16du:dateUtc="2026-09-11T13:17:00Z" w:id="329"/>
                      <w:sz w:val="24"/>
                      <w:szCs w:val="24"/>
                    </w:rPr>
                  </w:pPr>
                  <w:ins w:author="Sachin Kumbhar" w:date="2026-09-11T18:47:00Z" w16du:dateUtc="2026-09-11T13:17:00Z" w:id="330">
                    <w:r w:rsidRPr="00316DFA">
                      <w:rPr>
                        <w:sz w:val="24"/>
                        <w:szCs w:val="24"/>
                      </w:rPr>
                      <w:t>Primary Drying – Step 1</w:t>
                    </w:r>
                  </w:ins>
                </w:p>
              </w:tc>
              <w:tc>
                <w:tcPr>
                  <w:tcW w:w="0" w:type="auto"/>
                  <w:hideMark/>
                </w:tcPr>
                <w:p w:rsidRPr="00316DFA" w:rsidR="00E97985" w:rsidP="00E97985" w:rsidRDefault="00E97985" w14:paraId="18D5FF25" w14:textId="77777777">
                  <w:pPr>
                    <w:spacing w:line="276" w:lineRule="auto"/>
                    <w:jc w:val="both"/>
                    <w:rPr>
                      <w:ins w:author="Sachin Kumbhar" w:date="2026-09-11T18:47:00Z" w16du:dateUtc="2026-09-11T13:17:00Z" w:id="331"/>
                      <w:sz w:val="24"/>
                      <w:szCs w:val="24"/>
                    </w:rPr>
                  </w:pPr>
                  <w:ins w:author="Sachin Kumbhar" w:date="2026-09-11T18:47:00Z" w16du:dateUtc="2026-09-11T13:17:00Z" w:id="332">
                    <w:r w:rsidRPr="00316DFA">
                      <w:rPr>
                        <w:sz w:val="24"/>
                        <w:szCs w:val="24"/>
                      </w:rPr>
                      <w:t>800</w:t>
                    </w:r>
                  </w:ins>
                </w:p>
              </w:tc>
              <w:tc>
                <w:tcPr>
                  <w:tcW w:w="0" w:type="auto"/>
                  <w:hideMark/>
                </w:tcPr>
                <w:p w:rsidRPr="00316DFA" w:rsidR="00E97985" w:rsidP="00E97985" w:rsidRDefault="00E97985" w14:paraId="64A9F852" w14:textId="77777777">
                  <w:pPr>
                    <w:spacing w:line="276" w:lineRule="auto"/>
                    <w:jc w:val="both"/>
                    <w:rPr>
                      <w:ins w:author="Sachin Kumbhar" w:date="2026-09-11T18:47:00Z" w16du:dateUtc="2026-09-11T13:17:00Z" w:id="333"/>
                      <w:sz w:val="24"/>
                      <w:szCs w:val="24"/>
                    </w:rPr>
                  </w:pPr>
                  <w:ins w:author="Sachin Kumbhar" w:date="2026-09-11T18:47:00Z" w16du:dateUtc="2026-09-11T13:17:00Z" w:id="334">
                    <w:r w:rsidRPr="00316DFA">
                      <w:rPr>
                        <w:sz w:val="24"/>
                        <w:szCs w:val="24"/>
                      </w:rPr>
                      <w:t>±150</w:t>
                    </w:r>
                  </w:ins>
                </w:p>
              </w:tc>
              <w:tc>
                <w:tcPr>
                  <w:tcW w:w="0" w:type="auto"/>
                  <w:hideMark/>
                </w:tcPr>
                <w:p w:rsidRPr="00316DFA" w:rsidR="00E97985" w:rsidP="00E97985" w:rsidRDefault="00E97985" w14:paraId="67A83F5F" w14:textId="77777777">
                  <w:pPr>
                    <w:spacing w:line="276" w:lineRule="auto"/>
                    <w:jc w:val="both"/>
                    <w:rPr>
                      <w:ins w:author="Sachin Kumbhar" w:date="2026-09-11T18:47:00Z" w16du:dateUtc="2026-09-11T13:17:00Z" w:id="335"/>
                      <w:sz w:val="24"/>
                      <w:szCs w:val="24"/>
                    </w:rPr>
                  </w:pPr>
                  <w:ins w:author="Sachin Kumbhar" w:date="2026-09-11T18:47:00Z" w16du:dateUtc="2026-09-11T13:17:00Z" w:id="336">
                    <w:r w:rsidRPr="00316DFA">
                      <w:rPr>
                        <w:sz w:val="24"/>
                        <w:szCs w:val="24"/>
                      </w:rPr>
                      <w:t>650–950</w:t>
                    </w:r>
                  </w:ins>
                </w:p>
              </w:tc>
            </w:tr>
            <w:tr w:rsidRPr="006232ED" w:rsidR="00E97985" w:rsidTr="00036562" w14:paraId="4C6632B1" w14:textId="77777777">
              <w:trPr>
                <w:ins w:author="Sachin Kumbhar" w:date="2026-09-11T18:47:00Z" w:id="337"/>
              </w:trPr>
              <w:tc>
                <w:tcPr>
                  <w:tcW w:w="0" w:type="auto"/>
                  <w:hideMark/>
                </w:tcPr>
                <w:p w:rsidRPr="00316DFA" w:rsidR="00E97985" w:rsidP="00E97985" w:rsidRDefault="00E97985" w14:paraId="18D0E9D2" w14:textId="77777777">
                  <w:pPr>
                    <w:spacing w:line="276" w:lineRule="auto"/>
                    <w:jc w:val="both"/>
                    <w:rPr>
                      <w:ins w:author="Sachin Kumbhar" w:date="2026-09-11T18:47:00Z" w16du:dateUtc="2026-09-11T13:17:00Z" w:id="338"/>
                      <w:sz w:val="24"/>
                      <w:szCs w:val="24"/>
                    </w:rPr>
                  </w:pPr>
                  <w:ins w:author="Sachin Kumbhar" w:date="2026-09-11T18:47:00Z" w16du:dateUtc="2026-09-11T13:17:00Z" w:id="339">
                    <w:r w:rsidRPr="00316DFA">
                      <w:rPr>
                        <w:sz w:val="24"/>
                        <w:szCs w:val="24"/>
                      </w:rPr>
                      <w:t>Primary Drying – Step 2</w:t>
                    </w:r>
                  </w:ins>
                </w:p>
              </w:tc>
              <w:tc>
                <w:tcPr>
                  <w:tcW w:w="0" w:type="auto"/>
                  <w:hideMark/>
                </w:tcPr>
                <w:p w:rsidRPr="00316DFA" w:rsidR="00E97985" w:rsidP="00E97985" w:rsidRDefault="00E97985" w14:paraId="21A6D7E3" w14:textId="77777777">
                  <w:pPr>
                    <w:spacing w:line="276" w:lineRule="auto"/>
                    <w:jc w:val="both"/>
                    <w:rPr>
                      <w:ins w:author="Sachin Kumbhar" w:date="2026-09-11T18:47:00Z" w16du:dateUtc="2026-09-11T13:17:00Z" w:id="340"/>
                      <w:sz w:val="24"/>
                      <w:szCs w:val="24"/>
                    </w:rPr>
                  </w:pPr>
                  <w:ins w:author="Sachin Kumbhar" w:date="2026-09-11T18:47:00Z" w16du:dateUtc="2026-09-11T13:17:00Z" w:id="341">
                    <w:r w:rsidRPr="00316DFA">
                      <w:rPr>
                        <w:sz w:val="24"/>
                        <w:szCs w:val="24"/>
                      </w:rPr>
                      <w:t>800</w:t>
                    </w:r>
                  </w:ins>
                </w:p>
              </w:tc>
              <w:tc>
                <w:tcPr>
                  <w:tcW w:w="0" w:type="auto"/>
                  <w:hideMark/>
                </w:tcPr>
                <w:p w:rsidRPr="00316DFA" w:rsidR="00E97985" w:rsidP="00E97985" w:rsidRDefault="00E97985" w14:paraId="18B4D497" w14:textId="77777777">
                  <w:pPr>
                    <w:spacing w:line="276" w:lineRule="auto"/>
                    <w:jc w:val="both"/>
                    <w:rPr>
                      <w:ins w:author="Sachin Kumbhar" w:date="2026-09-11T18:47:00Z" w16du:dateUtc="2026-09-11T13:17:00Z" w:id="342"/>
                      <w:sz w:val="24"/>
                      <w:szCs w:val="24"/>
                    </w:rPr>
                  </w:pPr>
                  <w:ins w:author="Sachin Kumbhar" w:date="2026-09-11T18:47:00Z" w16du:dateUtc="2026-09-11T13:17:00Z" w:id="343">
                    <w:r w:rsidRPr="00316DFA">
                      <w:rPr>
                        <w:sz w:val="24"/>
                        <w:szCs w:val="24"/>
                      </w:rPr>
                      <w:t>±150</w:t>
                    </w:r>
                  </w:ins>
                </w:p>
              </w:tc>
              <w:tc>
                <w:tcPr>
                  <w:tcW w:w="0" w:type="auto"/>
                  <w:hideMark/>
                </w:tcPr>
                <w:p w:rsidRPr="00316DFA" w:rsidR="00E97985" w:rsidP="00E97985" w:rsidRDefault="00E97985" w14:paraId="6C4C7660" w14:textId="77777777">
                  <w:pPr>
                    <w:spacing w:line="276" w:lineRule="auto"/>
                    <w:jc w:val="both"/>
                    <w:rPr>
                      <w:ins w:author="Sachin Kumbhar" w:date="2026-09-11T18:47:00Z" w16du:dateUtc="2026-09-11T13:17:00Z" w:id="344"/>
                      <w:sz w:val="24"/>
                      <w:szCs w:val="24"/>
                    </w:rPr>
                  </w:pPr>
                  <w:ins w:author="Sachin Kumbhar" w:date="2026-09-11T18:47:00Z" w16du:dateUtc="2026-09-11T13:17:00Z" w:id="345">
                    <w:r w:rsidRPr="00316DFA">
                      <w:rPr>
                        <w:sz w:val="24"/>
                        <w:szCs w:val="24"/>
                      </w:rPr>
                      <w:t>650–950</w:t>
                    </w:r>
                  </w:ins>
                </w:p>
              </w:tc>
            </w:tr>
            <w:tr w:rsidRPr="006232ED" w:rsidR="00E97985" w:rsidTr="00036562" w14:paraId="39578DDA" w14:textId="77777777">
              <w:trPr>
                <w:ins w:author="Sachin Kumbhar" w:date="2026-09-11T18:47:00Z" w:id="346"/>
              </w:trPr>
              <w:tc>
                <w:tcPr>
                  <w:tcW w:w="0" w:type="auto"/>
                  <w:hideMark/>
                </w:tcPr>
                <w:p w:rsidRPr="00316DFA" w:rsidR="00E97985" w:rsidP="00E97985" w:rsidRDefault="00E97985" w14:paraId="07B386D9" w14:textId="77777777">
                  <w:pPr>
                    <w:spacing w:line="276" w:lineRule="auto"/>
                    <w:jc w:val="both"/>
                    <w:rPr>
                      <w:ins w:author="Sachin Kumbhar" w:date="2026-09-11T18:47:00Z" w16du:dateUtc="2026-09-11T13:17:00Z" w:id="347"/>
                      <w:sz w:val="24"/>
                      <w:szCs w:val="24"/>
                    </w:rPr>
                  </w:pPr>
                  <w:ins w:author="Sachin Kumbhar" w:date="2026-09-11T18:47:00Z" w16du:dateUtc="2026-09-11T13:17:00Z" w:id="348">
                    <w:r w:rsidRPr="00316DFA">
                      <w:rPr>
                        <w:sz w:val="24"/>
                        <w:szCs w:val="24"/>
                      </w:rPr>
                      <w:t>Primary Drying – Step 3</w:t>
                    </w:r>
                  </w:ins>
                </w:p>
              </w:tc>
              <w:tc>
                <w:tcPr>
                  <w:tcW w:w="0" w:type="auto"/>
                  <w:hideMark/>
                </w:tcPr>
                <w:p w:rsidRPr="00316DFA" w:rsidR="00E97985" w:rsidP="00E97985" w:rsidRDefault="00E97985" w14:paraId="0D48DE72" w14:textId="77777777">
                  <w:pPr>
                    <w:spacing w:line="276" w:lineRule="auto"/>
                    <w:jc w:val="both"/>
                    <w:rPr>
                      <w:ins w:author="Sachin Kumbhar" w:date="2026-09-11T18:47:00Z" w16du:dateUtc="2026-09-11T13:17:00Z" w:id="349"/>
                      <w:sz w:val="24"/>
                      <w:szCs w:val="24"/>
                    </w:rPr>
                  </w:pPr>
                  <w:ins w:author="Sachin Kumbhar" w:date="2026-09-11T18:47:00Z" w16du:dateUtc="2026-09-11T13:17:00Z" w:id="350">
                    <w:r w:rsidRPr="00316DFA">
                      <w:rPr>
                        <w:sz w:val="24"/>
                        <w:szCs w:val="24"/>
                      </w:rPr>
                      <w:t>600</w:t>
                    </w:r>
                  </w:ins>
                </w:p>
              </w:tc>
              <w:tc>
                <w:tcPr>
                  <w:tcW w:w="0" w:type="auto"/>
                  <w:hideMark/>
                </w:tcPr>
                <w:p w:rsidRPr="00316DFA" w:rsidR="00E97985" w:rsidP="00E97985" w:rsidRDefault="00E97985" w14:paraId="3F8A63F3" w14:textId="77777777">
                  <w:pPr>
                    <w:spacing w:line="276" w:lineRule="auto"/>
                    <w:jc w:val="both"/>
                    <w:rPr>
                      <w:ins w:author="Sachin Kumbhar" w:date="2026-09-11T18:47:00Z" w16du:dateUtc="2026-09-11T13:17:00Z" w:id="351"/>
                      <w:sz w:val="24"/>
                      <w:szCs w:val="24"/>
                    </w:rPr>
                  </w:pPr>
                  <w:ins w:author="Sachin Kumbhar" w:date="2026-09-11T18:47:00Z" w16du:dateUtc="2026-09-11T13:17:00Z" w:id="352">
                    <w:r w:rsidRPr="00316DFA">
                      <w:rPr>
                        <w:sz w:val="24"/>
                        <w:szCs w:val="24"/>
                      </w:rPr>
                      <w:t>±120</w:t>
                    </w:r>
                  </w:ins>
                </w:p>
              </w:tc>
              <w:tc>
                <w:tcPr>
                  <w:tcW w:w="0" w:type="auto"/>
                  <w:hideMark/>
                </w:tcPr>
                <w:p w:rsidRPr="00316DFA" w:rsidR="00E97985" w:rsidP="00E97985" w:rsidRDefault="00E97985" w14:paraId="3B294562" w14:textId="77777777">
                  <w:pPr>
                    <w:spacing w:line="276" w:lineRule="auto"/>
                    <w:jc w:val="both"/>
                    <w:rPr>
                      <w:ins w:author="Sachin Kumbhar" w:date="2026-09-11T18:47:00Z" w16du:dateUtc="2026-09-11T13:17:00Z" w:id="353"/>
                      <w:sz w:val="24"/>
                      <w:szCs w:val="24"/>
                    </w:rPr>
                  </w:pPr>
                  <w:ins w:author="Sachin Kumbhar" w:date="2026-09-11T18:47:00Z" w16du:dateUtc="2026-09-11T13:17:00Z" w:id="354">
                    <w:r w:rsidRPr="00316DFA">
                      <w:rPr>
                        <w:sz w:val="24"/>
                        <w:szCs w:val="24"/>
                      </w:rPr>
                      <w:t>480–720</w:t>
                    </w:r>
                  </w:ins>
                </w:p>
              </w:tc>
            </w:tr>
            <w:tr w:rsidRPr="006232ED" w:rsidR="00E97985" w:rsidTr="00036562" w14:paraId="5DD96D3A" w14:textId="77777777">
              <w:trPr>
                <w:ins w:author="Sachin Kumbhar" w:date="2026-09-11T18:47:00Z" w:id="355"/>
              </w:trPr>
              <w:tc>
                <w:tcPr>
                  <w:tcW w:w="0" w:type="auto"/>
                  <w:hideMark/>
                </w:tcPr>
                <w:p w:rsidRPr="00316DFA" w:rsidR="00E97985" w:rsidP="00E97985" w:rsidRDefault="00E97985" w14:paraId="6EE9C872" w14:textId="77777777">
                  <w:pPr>
                    <w:spacing w:line="276" w:lineRule="auto"/>
                    <w:jc w:val="both"/>
                    <w:rPr>
                      <w:ins w:author="Sachin Kumbhar" w:date="2026-09-11T18:47:00Z" w16du:dateUtc="2026-09-11T13:17:00Z" w:id="356"/>
                      <w:sz w:val="24"/>
                      <w:szCs w:val="24"/>
                    </w:rPr>
                  </w:pPr>
                  <w:ins w:author="Sachin Kumbhar" w:date="2026-09-11T18:47:00Z" w16du:dateUtc="2026-09-11T13:17:00Z" w:id="357">
                    <w:r w:rsidRPr="00316DFA">
                      <w:rPr>
                        <w:sz w:val="24"/>
                        <w:szCs w:val="24"/>
                      </w:rPr>
                      <w:t>Primary Drying – Step 4</w:t>
                    </w:r>
                  </w:ins>
                </w:p>
              </w:tc>
              <w:tc>
                <w:tcPr>
                  <w:tcW w:w="0" w:type="auto"/>
                  <w:hideMark/>
                </w:tcPr>
                <w:p w:rsidRPr="00316DFA" w:rsidR="00E97985" w:rsidP="00E97985" w:rsidRDefault="00E97985" w14:paraId="19BBBEF8" w14:textId="77777777">
                  <w:pPr>
                    <w:spacing w:line="276" w:lineRule="auto"/>
                    <w:jc w:val="both"/>
                    <w:rPr>
                      <w:ins w:author="Sachin Kumbhar" w:date="2026-09-11T18:47:00Z" w16du:dateUtc="2026-09-11T13:17:00Z" w:id="358"/>
                      <w:sz w:val="24"/>
                      <w:szCs w:val="24"/>
                    </w:rPr>
                  </w:pPr>
                  <w:ins w:author="Sachin Kumbhar" w:date="2026-09-11T18:47:00Z" w16du:dateUtc="2026-09-11T13:17:00Z" w:id="359">
                    <w:r w:rsidRPr="00316DFA">
                      <w:rPr>
                        <w:sz w:val="24"/>
                        <w:szCs w:val="24"/>
                      </w:rPr>
                      <w:t>500</w:t>
                    </w:r>
                  </w:ins>
                </w:p>
              </w:tc>
              <w:tc>
                <w:tcPr>
                  <w:tcW w:w="0" w:type="auto"/>
                  <w:hideMark/>
                </w:tcPr>
                <w:p w:rsidRPr="00316DFA" w:rsidR="00E97985" w:rsidP="00E97985" w:rsidRDefault="00E97985" w14:paraId="5299E5D1" w14:textId="77777777">
                  <w:pPr>
                    <w:spacing w:line="276" w:lineRule="auto"/>
                    <w:jc w:val="both"/>
                    <w:rPr>
                      <w:ins w:author="Sachin Kumbhar" w:date="2026-09-11T18:47:00Z" w16du:dateUtc="2026-09-11T13:17:00Z" w:id="360"/>
                      <w:sz w:val="24"/>
                      <w:szCs w:val="24"/>
                    </w:rPr>
                  </w:pPr>
                  <w:ins w:author="Sachin Kumbhar" w:date="2026-09-11T18:47:00Z" w16du:dateUtc="2026-09-11T13:17:00Z" w:id="361">
                    <w:r w:rsidRPr="00316DFA">
                      <w:rPr>
                        <w:sz w:val="24"/>
                        <w:szCs w:val="24"/>
                      </w:rPr>
                      <w:t>±120</w:t>
                    </w:r>
                  </w:ins>
                </w:p>
              </w:tc>
              <w:tc>
                <w:tcPr>
                  <w:tcW w:w="0" w:type="auto"/>
                  <w:hideMark/>
                </w:tcPr>
                <w:p w:rsidRPr="00316DFA" w:rsidR="00E97985" w:rsidP="00E97985" w:rsidRDefault="00E97985" w14:paraId="751265D4" w14:textId="77777777">
                  <w:pPr>
                    <w:spacing w:line="276" w:lineRule="auto"/>
                    <w:jc w:val="both"/>
                    <w:rPr>
                      <w:ins w:author="Sachin Kumbhar" w:date="2026-09-11T18:47:00Z" w16du:dateUtc="2026-09-11T13:17:00Z" w:id="362"/>
                      <w:sz w:val="24"/>
                      <w:szCs w:val="24"/>
                    </w:rPr>
                  </w:pPr>
                  <w:ins w:author="Sachin Kumbhar" w:date="2026-09-11T18:47:00Z" w16du:dateUtc="2026-09-11T13:17:00Z" w:id="363">
                    <w:r w:rsidRPr="00316DFA">
                      <w:rPr>
                        <w:sz w:val="24"/>
                        <w:szCs w:val="24"/>
                      </w:rPr>
                      <w:t>380–620</w:t>
                    </w:r>
                  </w:ins>
                </w:p>
              </w:tc>
            </w:tr>
            <w:tr w:rsidRPr="006232ED" w:rsidR="00E97985" w:rsidTr="00036562" w14:paraId="77CDD53A" w14:textId="77777777">
              <w:trPr>
                <w:ins w:author="Sachin Kumbhar" w:date="2026-09-11T18:47:00Z" w:id="364"/>
              </w:trPr>
              <w:tc>
                <w:tcPr>
                  <w:tcW w:w="0" w:type="auto"/>
                  <w:hideMark/>
                </w:tcPr>
                <w:p w:rsidRPr="00316DFA" w:rsidR="00E97985" w:rsidP="00E97985" w:rsidRDefault="00E97985" w14:paraId="7940239B" w14:textId="77777777">
                  <w:pPr>
                    <w:spacing w:line="276" w:lineRule="auto"/>
                    <w:jc w:val="both"/>
                    <w:rPr>
                      <w:ins w:author="Sachin Kumbhar" w:date="2026-09-11T18:47:00Z" w16du:dateUtc="2026-09-11T13:17:00Z" w:id="365"/>
                      <w:sz w:val="24"/>
                      <w:szCs w:val="24"/>
                    </w:rPr>
                  </w:pPr>
                  <w:ins w:author="Sachin Kumbhar" w:date="2026-09-11T18:47:00Z" w16du:dateUtc="2026-09-11T13:17:00Z" w:id="366">
                    <w:r w:rsidRPr="00316DFA">
                      <w:rPr>
                        <w:sz w:val="24"/>
                        <w:szCs w:val="24"/>
                      </w:rPr>
                      <w:t>Secondary Drying – Step 1</w:t>
                    </w:r>
                  </w:ins>
                </w:p>
              </w:tc>
              <w:tc>
                <w:tcPr>
                  <w:tcW w:w="0" w:type="auto"/>
                  <w:hideMark/>
                </w:tcPr>
                <w:p w:rsidRPr="00316DFA" w:rsidR="00E97985" w:rsidP="00E97985" w:rsidRDefault="00E97985" w14:paraId="2CA2F3D6" w14:textId="77777777">
                  <w:pPr>
                    <w:spacing w:line="276" w:lineRule="auto"/>
                    <w:jc w:val="both"/>
                    <w:rPr>
                      <w:ins w:author="Sachin Kumbhar" w:date="2026-09-11T18:47:00Z" w16du:dateUtc="2026-09-11T13:17:00Z" w:id="367"/>
                      <w:sz w:val="24"/>
                      <w:szCs w:val="24"/>
                    </w:rPr>
                  </w:pPr>
                  <w:ins w:author="Sachin Kumbhar" w:date="2026-09-11T18:47:00Z" w16du:dateUtc="2026-09-11T13:17:00Z" w:id="368">
                    <w:r w:rsidRPr="00316DFA">
                      <w:rPr>
                        <w:sz w:val="24"/>
                        <w:szCs w:val="24"/>
                      </w:rPr>
                      <w:t>250</w:t>
                    </w:r>
                  </w:ins>
                </w:p>
              </w:tc>
              <w:tc>
                <w:tcPr>
                  <w:tcW w:w="0" w:type="auto"/>
                  <w:hideMark/>
                </w:tcPr>
                <w:p w:rsidRPr="00316DFA" w:rsidR="00E97985" w:rsidP="00E97985" w:rsidRDefault="00E97985" w14:paraId="02711C68" w14:textId="77777777">
                  <w:pPr>
                    <w:spacing w:line="276" w:lineRule="auto"/>
                    <w:jc w:val="both"/>
                    <w:rPr>
                      <w:ins w:author="Sachin Kumbhar" w:date="2026-09-11T18:47:00Z" w16du:dateUtc="2026-09-11T13:17:00Z" w:id="369"/>
                      <w:sz w:val="24"/>
                      <w:szCs w:val="24"/>
                    </w:rPr>
                  </w:pPr>
                  <w:ins w:author="Sachin Kumbhar" w:date="2026-09-11T18:47:00Z" w16du:dateUtc="2026-09-11T13:17:00Z" w:id="370">
                    <w:r w:rsidRPr="00316DFA">
                      <w:rPr>
                        <w:sz w:val="24"/>
                        <w:szCs w:val="24"/>
                      </w:rPr>
                      <w:t>200–600</w:t>
                    </w:r>
                  </w:ins>
                </w:p>
              </w:tc>
              <w:tc>
                <w:tcPr>
                  <w:tcW w:w="0" w:type="auto"/>
                  <w:hideMark/>
                </w:tcPr>
                <w:p w:rsidRPr="00316DFA" w:rsidR="00E97985" w:rsidP="00E97985" w:rsidRDefault="00E97985" w14:paraId="485B7615" w14:textId="77777777">
                  <w:pPr>
                    <w:spacing w:line="276" w:lineRule="auto"/>
                    <w:jc w:val="both"/>
                    <w:rPr>
                      <w:ins w:author="Sachin Kumbhar" w:date="2026-09-11T18:47:00Z" w16du:dateUtc="2026-09-11T13:17:00Z" w:id="371"/>
                      <w:sz w:val="24"/>
                      <w:szCs w:val="24"/>
                    </w:rPr>
                  </w:pPr>
                  <w:ins w:author="Sachin Kumbhar" w:date="2026-09-11T18:47:00Z" w16du:dateUtc="2026-09-11T13:17:00Z" w:id="372">
                    <w:r w:rsidRPr="00316DFA">
                      <w:rPr>
                        <w:sz w:val="24"/>
                        <w:szCs w:val="24"/>
                      </w:rPr>
                      <w:t>200–600</w:t>
                    </w:r>
                  </w:ins>
                </w:p>
              </w:tc>
            </w:tr>
            <w:tr w:rsidRPr="006232ED" w:rsidR="00E97985" w:rsidTr="00036562" w14:paraId="4F63F3F3" w14:textId="77777777">
              <w:trPr>
                <w:ins w:author="Sachin Kumbhar" w:date="2026-09-11T18:47:00Z" w:id="373"/>
              </w:trPr>
              <w:tc>
                <w:tcPr>
                  <w:tcW w:w="0" w:type="auto"/>
                  <w:hideMark/>
                </w:tcPr>
                <w:p w:rsidRPr="00316DFA" w:rsidR="00E97985" w:rsidP="00E97985" w:rsidRDefault="00E97985" w14:paraId="2E79FB7F" w14:textId="77777777">
                  <w:pPr>
                    <w:spacing w:line="276" w:lineRule="auto"/>
                    <w:jc w:val="both"/>
                    <w:rPr>
                      <w:ins w:author="Sachin Kumbhar" w:date="2026-09-11T18:47:00Z" w16du:dateUtc="2026-09-11T13:17:00Z" w:id="374"/>
                      <w:sz w:val="24"/>
                      <w:szCs w:val="24"/>
                    </w:rPr>
                  </w:pPr>
                  <w:ins w:author="Sachin Kumbhar" w:date="2026-09-11T18:47:00Z" w16du:dateUtc="2026-09-11T13:17:00Z" w:id="375">
                    <w:r w:rsidRPr="00316DFA">
                      <w:rPr>
                        <w:sz w:val="24"/>
                        <w:szCs w:val="24"/>
                      </w:rPr>
                      <w:t>Secondary Drying – Step 2</w:t>
                    </w:r>
                  </w:ins>
                </w:p>
              </w:tc>
              <w:tc>
                <w:tcPr>
                  <w:tcW w:w="0" w:type="auto"/>
                  <w:hideMark/>
                </w:tcPr>
                <w:p w:rsidRPr="00316DFA" w:rsidR="00E97985" w:rsidP="00E97985" w:rsidRDefault="00E97985" w14:paraId="18B2007F" w14:textId="77777777">
                  <w:pPr>
                    <w:spacing w:line="276" w:lineRule="auto"/>
                    <w:jc w:val="both"/>
                    <w:rPr>
                      <w:ins w:author="Sachin Kumbhar" w:date="2026-09-11T18:47:00Z" w16du:dateUtc="2026-09-11T13:17:00Z" w:id="376"/>
                      <w:sz w:val="24"/>
                      <w:szCs w:val="24"/>
                    </w:rPr>
                  </w:pPr>
                  <w:ins w:author="Sachin Kumbhar" w:date="2026-09-11T18:47:00Z" w16du:dateUtc="2026-09-11T13:17:00Z" w:id="377">
                    <w:r w:rsidRPr="00316DFA">
                      <w:rPr>
                        <w:sz w:val="24"/>
                        <w:szCs w:val="24"/>
                      </w:rPr>
                      <w:t>250</w:t>
                    </w:r>
                  </w:ins>
                </w:p>
              </w:tc>
              <w:tc>
                <w:tcPr>
                  <w:tcW w:w="0" w:type="auto"/>
                  <w:hideMark/>
                </w:tcPr>
                <w:p w:rsidRPr="00316DFA" w:rsidR="00E97985" w:rsidP="00E97985" w:rsidRDefault="00E97985" w14:paraId="7FC9B4F1" w14:textId="77777777">
                  <w:pPr>
                    <w:spacing w:line="276" w:lineRule="auto"/>
                    <w:jc w:val="both"/>
                    <w:rPr>
                      <w:ins w:author="Sachin Kumbhar" w:date="2026-09-11T18:47:00Z" w16du:dateUtc="2026-09-11T13:17:00Z" w:id="378"/>
                      <w:sz w:val="24"/>
                      <w:szCs w:val="24"/>
                    </w:rPr>
                  </w:pPr>
                  <w:ins w:author="Sachin Kumbhar" w:date="2026-09-11T18:47:00Z" w16du:dateUtc="2026-09-11T13:17:00Z" w:id="379">
                    <w:r w:rsidRPr="00316DFA">
                      <w:rPr>
                        <w:sz w:val="24"/>
                        <w:szCs w:val="24"/>
                      </w:rPr>
                      <w:t>200–600</w:t>
                    </w:r>
                  </w:ins>
                </w:p>
              </w:tc>
              <w:tc>
                <w:tcPr>
                  <w:tcW w:w="0" w:type="auto"/>
                  <w:hideMark/>
                </w:tcPr>
                <w:p w:rsidRPr="00316DFA" w:rsidR="00E97985" w:rsidP="00E97985" w:rsidRDefault="00E97985" w14:paraId="782F7337" w14:textId="77777777">
                  <w:pPr>
                    <w:spacing w:line="276" w:lineRule="auto"/>
                    <w:jc w:val="both"/>
                    <w:rPr>
                      <w:ins w:author="Sachin Kumbhar" w:date="2026-09-11T18:47:00Z" w16du:dateUtc="2026-09-11T13:17:00Z" w:id="380"/>
                      <w:sz w:val="24"/>
                      <w:szCs w:val="24"/>
                    </w:rPr>
                  </w:pPr>
                  <w:ins w:author="Sachin Kumbhar" w:date="2026-09-11T18:47:00Z" w16du:dateUtc="2026-09-11T13:17:00Z" w:id="381">
                    <w:r w:rsidRPr="00316DFA">
                      <w:rPr>
                        <w:sz w:val="24"/>
                        <w:szCs w:val="24"/>
                      </w:rPr>
                      <w:t>200–600</w:t>
                    </w:r>
                  </w:ins>
                </w:p>
              </w:tc>
            </w:tr>
          </w:tbl>
          <w:p w:rsidRPr="006232ED" w:rsidR="00E97985" w:rsidP="00E97985" w:rsidRDefault="00E97985" w14:paraId="48928B91" w14:textId="77777777">
            <w:pPr>
              <w:spacing w:line="276" w:lineRule="auto"/>
              <w:jc w:val="both"/>
              <w:rPr>
                <w:ins w:author="Sachin Kumbhar" w:date="2026-09-11T18:47:00Z" w16du:dateUtc="2026-09-11T13:17:00Z" w:id="382"/>
                <w:sz w:val="24"/>
                <w:szCs w:val="24"/>
              </w:rPr>
            </w:pPr>
          </w:p>
          <w:p w:rsidRPr="006232ED" w:rsidR="00E97985" w:rsidP="00E97985" w:rsidRDefault="00E97985" w14:paraId="39010ECC" w14:textId="77777777">
            <w:pPr>
              <w:spacing w:line="276" w:lineRule="auto"/>
              <w:jc w:val="both"/>
              <w:rPr>
                <w:ins w:author="Sachin Kumbhar" w:date="2026-09-11T18:47:00Z" w16du:dateUtc="2026-09-11T13:17:00Z" w:id="383"/>
                <w:b/>
                <w:bCs/>
                <w:sz w:val="24"/>
                <w:szCs w:val="24"/>
              </w:rPr>
            </w:pPr>
            <w:ins w:author="Sachin Kumbhar" w:date="2026-09-11T18:47:00Z" w16du:dateUtc="2026-09-11T13:17:00Z" w:id="384">
              <w:r w:rsidRPr="006232ED">
                <w:rPr>
                  <w:b/>
                  <w:bCs/>
                  <w:sz w:val="24"/>
                  <w:szCs w:val="24"/>
                </w:rPr>
                <w:t>2. Determination of optimum initial needle-valve position</w:t>
              </w:r>
            </w:ins>
          </w:p>
          <w:p w:rsidRPr="006232ED" w:rsidR="00E97985" w:rsidP="00E97985" w:rsidRDefault="00E97985" w14:paraId="78A168C5" w14:textId="77777777">
            <w:pPr>
              <w:spacing w:line="276" w:lineRule="auto"/>
              <w:jc w:val="both"/>
              <w:rPr>
                <w:ins w:author="Sachin Kumbhar" w:date="2026-09-11T18:47:00Z" w16du:dateUtc="2026-09-11T13:17:00Z" w:id="385"/>
                <w:sz w:val="24"/>
                <w:szCs w:val="24"/>
              </w:rPr>
            </w:pPr>
            <w:ins w:author="Sachin Kumbhar" w:date="2026-09-11T18:47:00Z" w16du:dateUtc="2026-09-11T13:17:00Z" w:id="386">
              <w:r w:rsidRPr="006232ED">
                <w:rPr>
                  <w:sz w:val="24"/>
                  <w:szCs w:val="24"/>
                </w:rPr>
                <w:t>During the study, the initial needle-valve position for each lyophilization step shall be established and documented.</w:t>
              </w:r>
            </w:ins>
          </w:p>
          <w:p w:rsidRPr="006232ED" w:rsidR="00E97985" w:rsidP="00E97985" w:rsidRDefault="00E97985" w14:paraId="633D4467" w14:textId="77777777">
            <w:pPr>
              <w:spacing w:line="276" w:lineRule="auto"/>
              <w:jc w:val="both"/>
              <w:rPr>
                <w:ins w:author="Sachin Kumbhar" w:date="2026-09-11T18:47:00Z" w16du:dateUtc="2026-09-11T13:17:00Z" w:id="387"/>
                <w:sz w:val="24"/>
                <w:szCs w:val="24"/>
              </w:rPr>
            </w:pPr>
            <w:ins w:author="Sachin Kumbhar" w:date="2026-09-11T18:47:00Z" w16du:dateUtc="2026-09-11T13:17:00Z" w:id="388">
              <w:r w:rsidRPr="006232ED">
                <w:rPr>
                  <w:sz w:val="24"/>
                  <w:szCs w:val="24"/>
                </w:rPr>
                <w:t>The study shall assess, as applicable:</w:t>
              </w:r>
            </w:ins>
          </w:p>
          <w:p w:rsidRPr="006232ED" w:rsidR="00E97985" w:rsidP="00E97985" w:rsidRDefault="00E97985" w14:paraId="4076008E" w14:textId="77777777">
            <w:pPr>
              <w:numPr>
                <w:ilvl w:val="0"/>
                <w:numId w:val="25"/>
              </w:numPr>
              <w:spacing w:line="276" w:lineRule="auto"/>
              <w:jc w:val="both"/>
              <w:rPr>
                <w:ins w:author="Sachin Kumbhar" w:date="2026-09-11T18:47:00Z" w16du:dateUtc="2026-09-11T13:17:00Z" w:id="389"/>
                <w:sz w:val="24"/>
                <w:szCs w:val="24"/>
              </w:rPr>
            </w:pPr>
            <w:ins w:author="Sachin Kumbhar" w:date="2026-09-11T18:47:00Z" w16du:dateUtc="2026-09-11T13:17:00Z" w:id="390">
              <w:r w:rsidRPr="006232ED">
                <w:rPr>
                  <w:sz w:val="24"/>
                  <w:szCs w:val="24"/>
                </w:rPr>
                <w:t xml:space="preserve">Initial needle-valve position before initiation of each step. </w:t>
              </w:r>
            </w:ins>
          </w:p>
          <w:p w:rsidRPr="006232ED" w:rsidR="00E97985" w:rsidP="00E97985" w:rsidRDefault="00E97985" w14:paraId="0A0018F6" w14:textId="77777777">
            <w:pPr>
              <w:numPr>
                <w:ilvl w:val="0"/>
                <w:numId w:val="25"/>
              </w:numPr>
              <w:spacing w:line="276" w:lineRule="auto"/>
              <w:jc w:val="both"/>
              <w:rPr>
                <w:ins w:author="Sachin Kumbhar" w:date="2026-09-11T18:47:00Z" w16du:dateUtc="2026-09-11T13:17:00Z" w:id="391"/>
                <w:sz w:val="24"/>
                <w:szCs w:val="24"/>
              </w:rPr>
            </w:pPr>
            <w:ins w:author="Sachin Kumbhar" w:date="2026-09-11T18:47:00Z" w16du:dateUtc="2026-09-11T13:17:00Z" w:id="392">
              <w:r w:rsidRPr="006232ED">
                <w:rPr>
                  <w:sz w:val="24"/>
                  <w:szCs w:val="24"/>
                </w:rPr>
                <w:t xml:space="preserve">Needle-valve position corresponding to the respective vacuum set point. </w:t>
              </w:r>
            </w:ins>
          </w:p>
          <w:p w:rsidRPr="006232ED" w:rsidR="00E97985" w:rsidP="00E97985" w:rsidRDefault="00E97985" w14:paraId="40CA52E2" w14:textId="77777777">
            <w:pPr>
              <w:numPr>
                <w:ilvl w:val="0"/>
                <w:numId w:val="25"/>
              </w:numPr>
              <w:spacing w:line="276" w:lineRule="auto"/>
              <w:jc w:val="both"/>
              <w:rPr>
                <w:ins w:author="Sachin Kumbhar" w:date="2026-09-11T18:47:00Z" w16du:dateUtc="2026-09-11T13:17:00Z" w:id="393"/>
                <w:sz w:val="24"/>
                <w:szCs w:val="24"/>
              </w:rPr>
            </w:pPr>
            <w:ins w:author="Sachin Kumbhar" w:date="2026-09-11T18:47:00Z" w16du:dateUtc="2026-09-11T13:17:00Z" w:id="394">
              <w:r w:rsidRPr="006232ED">
                <w:rPr>
                  <w:sz w:val="24"/>
                  <w:szCs w:val="24"/>
                </w:rPr>
                <w:t xml:space="preserve">Vacuum response following set-point transition. </w:t>
              </w:r>
            </w:ins>
          </w:p>
          <w:p w:rsidRPr="006232ED" w:rsidR="00E97985" w:rsidP="00E97985" w:rsidRDefault="00E97985" w14:paraId="2CDA86D0" w14:textId="77777777">
            <w:pPr>
              <w:numPr>
                <w:ilvl w:val="0"/>
                <w:numId w:val="25"/>
              </w:numPr>
              <w:spacing w:line="276" w:lineRule="auto"/>
              <w:jc w:val="both"/>
              <w:rPr>
                <w:ins w:author="Sachin Kumbhar" w:date="2026-09-11T18:47:00Z" w16du:dateUtc="2026-09-11T13:17:00Z" w:id="395"/>
                <w:sz w:val="24"/>
                <w:szCs w:val="24"/>
              </w:rPr>
            </w:pPr>
            <w:ins w:author="Sachin Kumbhar" w:date="2026-09-11T18:47:00Z" w16du:dateUtc="2026-09-11T13:17:00Z" w:id="396">
              <w:r w:rsidRPr="006232ED">
                <w:rPr>
                  <w:sz w:val="24"/>
                  <w:szCs w:val="24"/>
                </w:rPr>
                <w:t xml:space="preserve">Direction and magnitude of needle-valve adjustment required. </w:t>
              </w:r>
            </w:ins>
          </w:p>
          <w:p w:rsidR="00E97985" w:rsidP="00E97985" w:rsidRDefault="00E97985" w14:paraId="5672A3D1" w14:textId="77777777">
            <w:pPr>
              <w:numPr>
                <w:ilvl w:val="0"/>
                <w:numId w:val="25"/>
              </w:numPr>
              <w:spacing w:line="276" w:lineRule="auto"/>
              <w:jc w:val="both"/>
              <w:rPr>
                <w:ins w:author="Sachin Kumbhar" w:date="2026-09-11T18:47:00Z" w16du:dateUtc="2026-09-11T13:17:00Z" w:id="397"/>
                <w:sz w:val="24"/>
                <w:szCs w:val="24"/>
              </w:rPr>
            </w:pPr>
            <w:ins w:author="Sachin Kumbhar" w:date="2026-09-11T18:47:00Z" w16du:dateUtc="2026-09-11T13:17:00Z" w:id="398">
              <w:r w:rsidRPr="006232ED">
                <w:rPr>
                  <w:sz w:val="24"/>
                  <w:szCs w:val="24"/>
                </w:rPr>
                <w:t>Repeatability of the identified valve position over multiple cycles</w:t>
              </w:r>
            </w:ins>
          </w:p>
          <w:p w:rsidRPr="006232ED" w:rsidR="00E97985" w:rsidP="00E97985" w:rsidRDefault="00E97985" w14:paraId="070362FE" w14:textId="77777777">
            <w:pPr>
              <w:spacing w:line="276" w:lineRule="auto"/>
              <w:ind w:left="720"/>
              <w:jc w:val="both"/>
              <w:rPr>
                <w:ins w:author="Sachin Kumbhar" w:date="2026-09-11T18:47:00Z" w16du:dateUtc="2026-09-11T13:17:00Z" w:id="399"/>
                <w:sz w:val="24"/>
                <w:szCs w:val="24"/>
              </w:rPr>
            </w:pPr>
            <w:ins w:author="Sachin Kumbhar" w:date="2026-09-11T18:47:00Z" w16du:dateUtc="2026-09-11T13:17:00Z" w:id="400">
              <w:r>
                <w:rPr>
                  <w:sz w:val="24"/>
                  <w:szCs w:val="24"/>
                </w:rPr>
                <w:t xml:space="preserve">Same </w:t>
              </w:r>
              <w:r w:rsidRPr="006232ED">
                <w:rPr>
                  <w:sz w:val="24"/>
                  <w:szCs w:val="24"/>
                </w:rPr>
                <w:t>shall be established and incorporated into the applicable One</w:t>
              </w:r>
              <w:r>
                <w:rPr>
                  <w:sz w:val="24"/>
                  <w:szCs w:val="24"/>
                </w:rPr>
                <w:t xml:space="preserve"> Page </w:t>
              </w:r>
              <w:r w:rsidRPr="006232ED">
                <w:rPr>
                  <w:sz w:val="24"/>
                  <w:szCs w:val="24"/>
                </w:rPr>
                <w:t>Lesson</w:t>
              </w:r>
            </w:ins>
          </w:p>
          <w:p w:rsidRPr="006232ED" w:rsidR="00E97985" w:rsidP="00E97985" w:rsidRDefault="00E97985" w14:paraId="27F96A7D" w14:textId="77777777">
            <w:pPr>
              <w:spacing w:line="276" w:lineRule="auto"/>
              <w:jc w:val="both"/>
              <w:rPr>
                <w:ins w:author="Sachin Kumbhar" w:date="2026-09-11T18:47:00Z" w16du:dateUtc="2026-09-11T13:17:00Z" w:id="401"/>
                <w:sz w:val="24"/>
                <w:szCs w:val="24"/>
              </w:rPr>
            </w:pPr>
            <w:ins w:author="Sachin Kumbhar" w:date="2026-09-11T18:47:00Z" w16du:dateUtc="2026-09-11T13:17:00Z" w:id="402">
              <w:r w:rsidRPr="006232ED">
                <w:rPr>
                  <w:sz w:val="24"/>
                  <w:szCs w:val="24"/>
                </w:rPr>
                <w:t>The objective shall be to establish a defined and reproducible starting position for the needle valve for each recipe step, thereby minimizing operator-dependent adjustment.</w:t>
              </w:r>
            </w:ins>
          </w:p>
          <w:p w:rsidRPr="006232ED" w:rsidR="00E97985" w:rsidP="00E97985" w:rsidRDefault="00E97985" w14:paraId="26770A70" w14:textId="77777777">
            <w:pPr>
              <w:spacing w:line="276" w:lineRule="auto"/>
              <w:jc w:val="both"/>
              <w:rPr>
                <w:ins w:author="Sachin Kumbhar" w:date="2026-09-11T18:47:00Z" w16du:dateUtc="2026-09-11T13:17:00Z" w:id="403"/>
                <w:b/>
                <w:bCs/>
                <w:sz w:val="24"/>
                <w:szCs w:val="24"/>
              </w:rPr>
            </w:pPr>
            <w:ins w:author="Sachin Kumbhar" w:date="2026-09-11T18:47:00Z" w16du:dateUtc="2026-09-11T13:17:00Z" w:id="404">
              <w:r>
                <w:rPr>
                  <w:b/>
                  <w:bCs/>
                  <w:sz w:val="24"/>
                  <w:szCs w:val="24"/>
                </w:rPr>
                <w:t>3</w:t>
              </w:r>
              <w:r w:rsidRPr="006232ED">
                <w:rPr>
                  <w:b/>
                  <w:bCs/>
                  <w:sz w:val="24"/>
                  <w:szCs w:val="24"/>
                </w:rPr>
                <w:t>. Vacuum alarm challenge test</w:t>
              </w:r>
            </w:ins>
          </w:p>
          <w:p w:rsidRPr="006232ED" w:rsidR="00E97985" w:rsidP="00E97985" w:rsidRDefault="00E97985" w14:paraId="3FD83A09" w14:textId="77777777">
            <w:pPr>
              <w:spacing w:line="276" w:lineRule="auto"/>
              <w:jc w:val="both"/>
              <w:rPr>
                <w:ins w:author="Sachin Kumbhar" w:date="2026-09-11T18:47:00Z" w16du:dateUtc="2026-09-11T13:17:00Z" w:id="405"/>
                <w:sz w:val="24"/>
                <w:szCs w:val="24"/>
              </w:rPr>
            </w:pPr>
            <w:ins w:author="Sachin Kumbhar" w:date="2026-09-11T18:47:00Z" w16du:dateUtc="2026-09-11T13:17:00Z" w:id="406">
              <w:r w:rsidRPr="006232ED">
                <w:rPr>
                  <w:sz w:val="24"/>
                  <w:szCs w:val="24"/>
                </w:rPr>
                <w:t>A Vacuum Alarm Challenge Test shall be included in the study protocol to verify the functionality</w:t>
              </w:r>
              <w:r>
                <w:rPr>
                  <w:sz w:val="24"/>
                  <w:szCs w:val="24"/>
                </w:rPr>
                <w:t xml:space="preserve"> </w:t>
              </w:r>
              <w:r w:rsidRPr="006232ED">
                <w:rPr>
                  <w:sz w:val="24"/>
                  <w:szCs w:val="24"/>
                </w:rPr>
                <w:t>of the lyophilizer's visual and audible vacuum alarms against the step-specific operating ranges.</w:t>
              </w:r>
            </w:ins>
          </w:p>
          <w:p w:rsidRPr="006232ED" w:rsidR="00E97985" w:rsidP="00E97985" w:rsidRDefault="00E97985" w14:paraId="653752D2" w14:textId="77777777">
            <w:pPr>
              <w:spacing w:line="276" w:lineRule="auto"/>
              <w:jc w:val="both"/>
              <w:rPr>
                <w:ins w:author="Sachin Kumbhar" w:date="2026-09-11T18:47:00Z" w16du:dateUtc="2026-09-11T13:17:00Z" w:id="407"/>
                <w:sz w:val="24"/>
                <w:szCs w:val="24"/>
              </w:rPr>
            </w:pPr>
            <w:ins w:author="Sachin Kumbhar" w:date="2026-09-11T18:47:00Z" w16du:dateUtc="2026-09-11T13:17:00Z" w:id="408">
              <w:r w:rsidRPr="006232ED">
                <w:rPr>
                  <w:sz w:val="24"/>
                  <w:szCs w:val="24"/>
                </w:rPr>
                <w:t>The challenge shall verify, for each applicable lyophilization step:</w:t>
              </w:r>
            </w:ins>
          </w:p>
          <w:p w:rsidRPr="00316DFA" w:rsidR="00E97985" w:rsidP="00E97985" w:rsidRDefault="00E97985" w14:paraId="16711D2E" w14:textId="77777777">
            <w:pPr>
              <w:numPr>
                <w:ilvl w:val="0"/>
                <w:numId w:val="26"/>
              </w:numPr>
              <w:spacing w:line="276" w:lineRule="auto"/>
              <w:jc w:val="both"/>
              <w:rPr>
                <w:ins w:author="Sachin Kumbhar" w:date="2026-09-11T18:47:00Z" w16du:dateUtc="2026-09-11T13:17:00Z" w:id="409"/>
                <w:sz w:val="24"/>
                <w:szCs w:val="24"/>
              </w:rPr>
            </w:pPr>
            <w:ins w:author="Sachin Kumbhar" w:date="2026-09-11T18:47:00Z" w16du:dateUtc="2026-09-11T13:17:00Z" w:id="410">
              <w:r w:rsidRPr="006232ED">
                <w:rPr>
                  <w:sz w:val="24"/>
                  <w:szCs w:val="24"/>
                </w:rPr>
                <w:t xml:space="preserve">Alarm </w:t>
              </w:r>
              <w:r>
                <w:rPr>
                  <w:sz w:val="24"/>
                  <w:szCs w:val="24"/>
                </w:rPr>
                <w:t>indication</w:t>
              </w:r>
              <w:r w:rsidRPr="006232ED">
                <w:rPr>
                  <w:sz w:val="24"/>
                  <w:szCs w:val="24"/>
                </w:rPr>
                <w:t xml:space="preserve"> when chamber vacuum exceeds the defined operating range. </w:t>
              </w:r>
            </w:ins>
          </w:p>
          <w:p w:rsidRPr="006232ED" w:rsidR="00E97985" w:rsidP="00E97985" w:rsidRDefault="00E97985" w14:paraId="0C792DDA" w14:textId="77777777">
            <w:pPr>
              <w:numPr>
                <w:ilvl w:val="0"/>
                <w:numId w:val="26"/>
              </w:numPr>
              <w:spacing w:line="276" w:lineRule="auto"/>
              <w:jc w:val="both"/>
              <w:rPr>
                <w:ins w:author="Sachin Kumbhar" w:date="2026-09-11T18:47:00Z" w16du:dateUtc="2026-09-11T13:17:00Z" w:id="411"/>
                <w:sz w:val="24"/>
                <w:szCs w:val="24"/>
              </w:rPr>
            </w:pPr>
            <w:ins w:author="Sachin Kumbhar" w:date="2026-09-11T18:47:00Z" w16du:dateUtc="2026-09-11T13:17:00Z" w:id="412">
              <w:r w:rsidRPr="006232ED">
                <w:rPr>
                  <w:sz w:val="24"/>
                  <w:szCs w:val="24"/>
                </w:rPr>
                <w:t xml:space="preserve">Visual alarm indication. </w:t>
              </w:r>
            </w:ins>
          </w:p>
          <w:p w:rsidRPr="00C44A7D" w:rsidR="00E97985" w:rsidP="00E97985" w:rsidRDefault="00E97985" w14:paraId="1FE0CA41" w14:textId="77777777">
            <w:pPr>
              <w:numPr>
                <w:ilvl w:val="0"/>
                <w:numId w:val="26"/>
              </w:numPr>
              <w:spacing w:line="276" w:lineRule="auto"/>
              <w:jc w:val="both"/>
              <w:rPr>
                <w:ins w:author="Sachin Kumbhar" w:date="2026-09-11T18:47:00Z" w16du:dateUtc="2026-09-11T13:17:00Z" w:id="413"/>
                <w:sz w:val="24"/>
                <w:szCs w:val="24"/>
              </w:rPr>
            </w:pPr>
            <w:ins w:author="Sachin Kumbhar" w:date="2026-09-11T18:47:00Z" w16du:dateUtc="2026-09-11T13:17:00Z" w:id="414">
              <w:r w:rsidRPr="006232ED">
                <w:rPr>
                  <w:sz w:val="24"/>
                  <w:szCs w:val="24"/>
                </w:rPr>
                <w:t xml:space="preserve">Audible alarm indication. </w:t>
              </w:r>
            </w:ins>
          </w:p>
          <w:p w:rsidRPr="006232ED" w:rsidR="00E97985" w:rsidP="00E97985" w:rsidRDefault="00E97985" w14:paraId="0DBBF316" w14:textId="77777777">
            <w:pPr>
              <w:spacing w:line="276" w:lineRule="auto"/>
              <w:jc w:val="both"/>
              <w:rPr>
                <w:ins w:author="Sachin Kumbhar" w:date="2026-09-11T18:47:00Z" w16du:dateUtc="2026-09-11T13:17:00Z" w:id="415"/>
                <w:b/>
                <w:bCs/>
                <w:sz w:val="24"/>
                <w:szCs w:val="24"/>
              </w:rPr>
            </w:pPr>
            <w:ins w:author="Sachin Kumbhar" w:date="2026-09-11T18:47:00Z" w16du:dateUtc="2026-09-11T13:17:00Z" w:id="416">
              <w:r>
                <w:rPr>
                  <w:b/>
                  <w:bCs/>
                  <w:sz w:val="24"/>
                  <w:szCs w:val="24"/>
                </w:rPr>
                <w:t>4</w:t>
              </w:r>
              <w:r w:rsidRPr="006232ED">
                <w:rPr>
                  <w:b/>
                  <w:bCs/>
                  <w:sz w:val="24"/>
                  <w:szCs w:val="24"/>
                </w:rPr>
                <w:t xml:space="preserve">. </w:t>
              </w:r>
              <w:r>
                <w:rPr>
                  <w:b/>
                  <w:bCs/>
                  <w:sz w:val="24"/>
                  <w:szCs w:val="24"/>
                </w:rPr>
                <w:t>Training</w:t>
              </w:r>
              <w:r w:rsidRPr="006232ED">
                <w:rPr>
                  <w:b/>
                  <w:bCs/>
                  <w:sz w:val="24"/>
                  <w:szCs w:val="24"/>
                </w:rPr>
                <w:t xml:space="preserve"> </w:t>
              </w:r>
              <w:r>
                <w:rPr>
                  <w:b/>
                  <w:bCs/>
                  <w:sz w:val="24"/>
                  <w:szCs w:val="24"/>
                </w:rPr>
                <w:t>M</w:t>
              </w:r>
              <w:r w:rsidRPr="006232ED">
                <w:rPr>
                  <w:b/>
                  <w:bCs/>
                  <w:sz w:val="24"/>
                  <w:szCs w:val="24"/>
                </w:rPr>
                <w:t>odule</w:t>
              </w:r>
            </w:ins>
          </w:p>
          <w:p w:rsidRPr="00044B79" w:rsidR="00E97985" w:rsidP="00E97985" w:rsidRDefault="00E97985" w14:paraId="7E6953CD" w14:textId="77777777">
            <w:pPr>
              <w:spacing w:line="276" w:lineRule="auto"/>
              <w:jc w:val="both"/>
              <w:rPr>
                <w:ins w:author="Sachin Kumbhar" w:date="2026-09-11T18:47:00Z" w16du:dateUtc="2026-09-11T13:17:00Z" w:id="417"/>
                <w:sz w:val="24"/>
                <w:szCs w:val="24"/>
              </w:rPr>
            </w:pPr>
            <w:ins w:author="Sachin Kumbhar" w:date="2026-09-11T18:47:00Z" w16du:dateUtc="2026-09-11T13:17:00Z" w:id="418">
              <w:r w:rsidRPr="00044B79">
                <w:rPr>
                  <w:sz w:val="24"/>
                  <w:szCs w:val="24"/>
                </w:rPr>
                <w:t>A dedicated Lyophilizer Vacuum Control and Needle-Valve Operation Training Module shall be prepared based on the approved study protocol and study outcome.</w:t>
              </w:r>
            </w:ins>
          </w:p>
          <w:p w:rsidRPr="00044B79" w:rsidR="00E97985" w:rsidP="00E97985" w:rsidRDefault="00E97985" w14:paraId="29C0E43F" w14:textId="77777777">
            <w:pPr>
              <w:spacing w:line="276" w:lineRule="auto"/>
              <w:jc w:val="both"/>
              <w:rPr>
                <w:ins w:author="Sachin Kumbhar" w:date="2026-09-11T18:47:00Z" w16du:dateUtc="2026-09-11T13:17:00Z" w:id="419"/>
                <w:sz w:val="24"/>
                <w:szCs w:val="24"/>
              </w:rPr>
            </w:pPr>
            <w:ins w:author="Sachin Kumbhar" w:date="2026-09-11T18:47:00Z" w16du:dateUtc="2026-09-11T13:17:00Z" w:id="420">
              <w:r w:rsidRPr="00044B79">
                <w:rPr>
                  <w:sz w:val="24"/>
                  <w:szCs w:val="24"/>
                </w:rPr>
                <w:t>The training shall cover:</w:t>
              </w:r>
            </w:ins>
          </w:p>
          <w:p w:rsidRPr="00044B79" w:rsidR="00E97985" w:rsidP="00E97985" w:rsidRDefault="00E97985" w14:paraId="680119A1" w14:textId="77777777">
            <w:pPr>
              <w:numPr>
                <w:ilvl w:val="0"/>
                <w:numId w:val="27"/>
              </w:numPr>
              <w:spacing w:line="276" w:lineRule="auto"/>
              <w:jc w:val="both"/>
              <w:rPr>
                <w:ins w:author="Sachin Kumbhar" w:date="2026-09-11T18:47:00Z" w16du:dateUtc="2026-09-11T13:17:00Z" w:id="421"/>
                <w:sz w:val="24"/>
                <w:szCs w:val="24"/>
              </w:rPr>
            </w:pPr>
            <w:ins w:author="Sachin Kumbhar" w:date="2026-09-11T18:47:00Z" w16du:dateUtc="2026-09-11T13:17:00Z" w:id="422">
              <w:r w:rsidRPr="00044B79">
                <w:rPr>
                  <w:sz w:val="24"/>
                  <w:szCs w:val="24"/>
                </w:rPr>
                <w:t xml:space="preserve">Lyophilizer recipe and step sequence. </w:t>
              </w:r>
            </w:ins>
          </w:p>
          <w:p w:rsidRPr="00044B79" w:rsidR="00E97985" w:rsidP="00E97985" w:rsidRDefault="00E97985" w14:paraId="0D41200A" w14:textId="77777777">
            <w:pPr>
              <w:numPr>
                <w:ilvl w:val="0"/>
                <w:numId w:val="27"/>
              </w:numPr>
              <w:spacing w:line="276" w:lineRule="auto"/>
              <w:jc w:val="both"/>
              <w:rPr>
                <w:ins w:author="Sachin Kumbhar" w:date="2026-09-11T18:47:00Z" w16du:dateUtc="2026-09-11T13:17:00Z" w:id="423"/>
                <w:sz w:val="24"/>
                <w:szCs w:val="24"/>
              </w:rPr>
            </w:pPr>
            <w:ins w:author="Sachin Kumbhar" w:date="2026-09-11T18:47:00Z" w16du:dateUtc="2026-09-11T13:17:00Z" w:id="424">
              <w:r w:rsidRPr="00044B79">
                <w:rPr>
                  <w:sz w:val="24"/>
                  <w:szCs w:val="24"/>
                </w:rPr>
                <w:t xml:space="preserve">Step-specific vacuum set points and operating ranges. </w:t>
              </w:r>
            </w:ins>
          </w:p>
          <w:p w:rsidRPr="00044B79" w:rsidR="00E97985" w:rsidP="00E97985" w:rsidRDefault="00E97985" w14:paraId="1676DE5A" w14:textId="77777777">
            <w:pPr>
              <w:numPr>
                <w:ilvl w:val="0"/>
                <w:numId w:val="27"/>
              </w:numPr>
              <w:spacing w:line="276" w:lineRule="auto"/>
              <w:jc w:val="both"/>
              <w:rPr>
                <w:ins w:author="Sachin Kumbhar" w:date="2026-09-11T18:47:00Z" w16du:dateUtc="2026-09-11T13:17:00Z" w:id="425"/>
                <w:sz w:val="24"/>
                <w:szCs w:val="24"/>
              </w:rPr>
            </w:pPr>
            <w:ins w:author="Sachin Kumbhar" w:date="2026-09-11T18:47:00Z" w16du:dateUtc="2026-09-11T13:17:00Z" w:id="426">
              <w:r w:rsidRPr="00044B79">
                <w:rPr>
                  <w:sz w:val="24"/>
                  <w:szCs w:val="24"/>
                </w:rPr>
                <w:t xml:space="preserve">Initial needle-valve positions. </w:t>
              </w:r>
            </w:ins>
          </w:p>
          <w:p w:rsidRPr="00044B79" w:rsidR="00E97985" w:rsidP="00E97985" w:rsidRDefault="00E97985" w14:paraId="693CD771" w14:textId="77777777">
            <w:pPr>
              <w:numPr>
                <w:ilvl w:val="0"/>
                <w:numId w:val="27"/>
              </w:numPr>
              <w:spacing w:line="276" w:lineRule="auto"/>
              <w:jc w:val="both"/>
              <w:rPr>
                <w:ins w:author="Sachin Kumbhar" w:date="2026-09-11T18:47:00Z" w16du:dateUtc="2026-09-11T13:17:00Z" w:id="427"/>
                <w:sz w:val="24"/>
                <w:szCs w:val="24"/>
              </w:rPr>
            </w:pPr>
            <w:ins w:author="Sachin Kumbhar" w:date="2026-09-11T18:47:00Z" w16du:dateUtc="2026-09-11T13:17:00Z" w:id="428">
              <w:r w:rsidRPr="00044B79">
                <w:rPr>
                  <w:sz w:val="24"/>
                  <w:szCs w:val="24"/>
                </w:rPr>
                <w:t xml:space="preserve">Relationship between needle-valve movement and chamber vacuum. </w:t>
              </w:r>
            </w:ins>
          </w:p>
          <w:p w:rsidRPr="00044B79" w:rsidR="00E97985" w:rsidP="00E97985" w:rsidRDefault="00E97985" w14:paraId="5E220575" w14:textId="77777777">
            <w:pPr>
              <w:numPr>
                <w:ilvl w:val="0"/>
                <w:numId w:val="27"/>
              </w:numPr>
              <w:spacing w:line="276" w:lineRule="auto"/>
              <w:jc w:val="both"/>
              <w:rPr>
                <w:ins w:author="Sachin Kumbhar" w:date="2026-09-11T18:47:00Z" w16du:dateUtc="2026-09-11T13:17:00Z" w:id="429"/>
                <w:sz w:val="24"/>
                <w:szCs w:val="24"/>
              </w:rPr>
            </w:pPr>
            <w:ins w:author="Sachin Kumbhar" w:date="2026-09-11T18:47:00Z" w16du:dateUtc="2026-09-11T13:17:00Z" w:id="430">
              <w:r w:rsidRPr="00044B79">
                <w:rPr>
                  <w:sz w:val="24"/>
                  <w:szCs w:val="24"/>
                </w:rPr>
                <w:t xml:space="preserve">Correct incremental adjustment technique. </w:t>
              </w:r>
            </w:ins>
          </w:p>
          <w:p w:rsidRPr="00044B79" w:rsidR="00E97985" w:rsidP="00E97985" w:rsidRDefault="00E97985" w14:paraId="5A383990" w14:textId="77777777">
            <w:pPr>
              <w:numPr>
                <w:ilvl w:val="0"/>
                <w:numId w:val="27"/>
              </w:numPr>
              <w:spacing w:line="276" w:lineRule="auto"/>
              <w:jc w:val="both"/>
              <w:rPr>
                <w:ins w:author="Sachin Kumbhar" w:date="2026-09-11T18:47:00Z" w16du:dateUtc="2026-09-11T13:17:00Z" w:id="431"/>
                <w:sz w:val="24"/>
                <w:szCs w:val="24"/>
              </w:rPr>
            </w:pPr>
            <w:ins w:author="Sachin Kumbhar" w:date="2026-09-11T18:47:00Z" w16du:dateUtc="2026-09-11T13:17:00Z" w:id="432">
              <w:r w:rsidRPr="00044B79">
                <w:rPr>
                  <w:sz w:val="24"/>
                  <w:szCs w:val="24"/>
                </w:rPr>
                <w:t xml:space="preserve">Vacuum trend interpretation. </w:t>
              </w:r>
            </w:ins>
          </w:p>
          <w:p w:rsidRPr="00044B79" w:rsidR="00E97985" w:rsidP="00E97985" w:rsidRDefault="00E97985" w14:paraId="3A051DE8" w14:textId="77777777">
            <w:pPr>
              <w:numPr>
                <w:ilvl w:val="0"/>
                <w:numId w:val="27"/>
              </w:numPr>
              <w:spacing w:line="276" w:lineRule="auto"/>
              <w:jc w:val="both"/>
              <w:rPr>
                <w:ins w:author="Sachin Kumbhar" w:date="2026-09-11T18:47:00Z" w16du:dateUtc="2026-09-11T13:17:00Z" w:id="433"/>
                <w:sz w:val="24"/>
                <w:szCs w:val="24"/>
              </w:rPr>
            </w:pPr>
            <w:ins w:author="Sachin Kumbhar" w:date="2026-09-11T18:47:00Z" w16du:dateUtc="2026-09-11T13:17:00Z" w:id="434">
              <w:r w:rsidRPr="00044B79">
                <w:rPr>
                  <w:sz w:val="24"/>
                  <w:szCs w:val="24"/>
                </w:rPr>
                <w:t xml:space="preserve">Alarm </w:t>
              </w:r>
              <w:r>
                <w:rPr>
                  <w:sz w:val="24"/>
                  <w:szCs w:val="24"/>
                </w:rPr>
                <w:t>indication</w:t>
              </w:r>
              <w:r w:rsidRPr="00044B79">
                <w:rPr>
                  <w:sz w:val="24"/>
                  <w:szCs w:val="24"/>
                </w:rPr>
                <w:t xml:space="preserve"> </w:t>
              </w:r>
            </w:ins>
          </w:p>
          <w:p w:rsidR="00E97985" w:rsidP="00E97985" w:rsidRDefault="00E97985" w14:paraId="715929E4" w14:textId="77777777">
            <w:pPr>
              <w:spacing w:line="276" w:lineRule="auto"/>
              <w:jc w:val="both"/>
              <w:rPr>
                <w:ins w:author="Sachin Kumbhar" w:date="2026-09-11T18:47:00Z" w16du:dateUtc="2026-09-11T13:17:00Z" w:id="435"/>
                <w:sz w:val="24"/>
                <w:szCs w:val="24"/>
              </w:rPr>
            </w:pPr>
          </w:p>
          <w:p w:rsidRPr="00044B79" w:rsidR="00E97985" w:rsidP="00E97985" w:rsidRDefault="00E97985" w14:paraId="04A8FD27" w14:textId="77777777">
            <w:pPr>
              <w:spacing w:line="276" w:lineRule="auto"/>
              <w:jc w:val="both"/>
              <w:rPr>
                <w:ins w:author="Sachin Kumbhar" w:date="2026-09-11T18:47:00Z" w16du:dateUtc="2026-09-11T13:17:00Z" w:id="436"/>
                <w:sz w:val="24"/>
                <w:szCs w:val="24"/>
              </w:rPr>
            </w:pPr>
            <w:ins w:author="Sachin Kumbhar" w:date="2026-09-11T18:47:00Z" w16du:dateUtc="2026-09-11T13:17:00Z" w:id="437">
              <w:r w:rsidRPr="00044B79">
                <w:rPr>
                  <w:sz w:val="24"/>
                  <w:szCs w:val="24"/>
                </w:rPr>
                <w:t>Training shall be imparted to all concerned personnel involved in lyophilizer operation, monitoring, supervision and troubleshooting, and training effectiveness shall be documented as per the applicable training procedure.</w:t>
              </w:r>
            </w:ins>
          </w:p>
          <w:p w:rsidRPr="006232ED" w:rsidR="00E97985" w:rsidP="00E97985" w:rsidRDefault="00E97985" w14:paraId="6204753E" w14:textId="77777777">
            <w:pPr>
              <w:spacing w:line="276" w:lineRule="auto"/>
              <w:jc w:val="both"/>
              <w:rPr>
                <w:ins w:author="Sachin Kumbhar" w:date="2026-09-11T18:47:00Z" w16du:dateUtc="2026-09-11T13:17:00Z" w:id="438"/>
                <w:b/>
                <w:bCs/>
                <w:sz w:val="24"/>
                <w:szCs w:val="24"/>
              </w:rPr>
            </w:pPr>
          </w:p>
          <w:p w:rsidRPr="006232ED" w:rsidR="00E97985" w:rsidP="00E97985" w:rsidRDefault="00E97985" w14:paraId="6012AE94" w14:textId="77777777">
            <w:pPr>
              <w:spacing w:line="276" w:lineRule="auto"/>
              <w:jc w:val="both"/>
              <w:rPr>
                <w:ins w:author="Sachin Kumbhar" w:date="2026-09-11T18:47:00Z" w16du:dateUtc="2026-09-11T13:17:00Z" w:id="439"/>
                <w:b/>
                <w:bCs/>
                <w:sz w:val="24"/>
                <w:szCs w:val="24"/>
              </w:rPr>
            </w:pPr>
            <w:ins w:author="Sachin Kumbhar" w:date="2026-09-11T18:47:00Z" w16du:dateUtc="2026-09-11T13:17:00Z" w:id="440">
              <w:r>
                <w:rPr>
                  <w:b/>
                  <w:bCs/>
                  <w:sz w:val="24"/>
                  <w:szCs w:val="24"/>
                </w:rPr>
                <w:t>5</w:t>
              </w:r>
              <w:r w:rsidRPr="006232ED">
                <w:rPr>
                  <w:b/>
                  <w:bCs/>
                  <w:sz w:val="24"/>
                  <w:szCs w:val="24"/>
                </w:rPr>
                <w:t>. One P</w:t>
              </w:r>
              <w:r>
                <w:rPr>
                  <w:b/>
                  <w:bCs/>
                  <w:sz w:val="24"/>
                  <w:szCs w:val="24"/>
                </w:rPr>
                <w:t xml:space="preserve">age </w:t>
              </w:r>
              <w:r w:rsidRPr="006232ED">
                <w:rPr>
                  <w:b/>
                  <w:bCs/>
                  <w:sz w:val="24"/>
                  <w:szCs w:val="24"/>
                </w:rPr>
                <w:t xml:space="preserve">Lesson </w:t>
              </w:r>
            </w:ins>
          </w:p>
          <w:p w:rsidRPr="00C44A7D" w:rsidR="00E97985" w:rsidP="00E97985" w:rsidRDefault="00E97985" w14:paraId="47C0428D" w14:textId="77777777">
            <w:pPr>
              <w:spacing w:line="276" w:lineRule="auto"/>
              <w:jc w:val="both"/>
              <w:rPr>
                <w:ins w:author="Sachin Kumbhar" w:date="2026-09-11T18:47:00Z" w16du:dateUtc="2026-09-11T13:17:00Z" w:id="441"/>
                <w:sz w:val="24"/>
                <w:szCs w:val="24"/>
              </w:rPr>
            </w:pPr>
            <w:ins w:author="Sachin Kumbhar" w:date="2026-09-11T18:47:00Z" w16du:dateUtc="2026-09-11T13:17:00Z" w:id="442">
              <w:r w:rsidRPr="00C44A7D">
                <w:rPr>
                  <w:sz w:val="24"/>
                  <w:szCs w:val="24"/>
                </w:rPr>
                <w:t>A One</w:t>
              </w:r>
              <w:r>
                <w:rPr>
                  <w:sz w:val="24"/>
                  <w:szCs w:val="24"/>
                </w:rPr>
                <w:t xml:space="preserve"> Page </w:t>
              </w:r>
              <w:r w:rsidRPr="00C44A7D">
                <w:rPr>
                  <w:sz w:val="24"/>
                  <w:szCs w:val="24"/>
                </w:rPr>
                <w:t>Lesson shall be prepared and displayed/available at the applicable operator workstation.</w:t>
              </w:r>
            </w:ins>
          </w:p>
          <w:p w:rsidR="00E97985" w:rsidP="004C32BE" w:rsidRDefault="00E97985" w14:paraId="569FC30C" w14:textId="77777777">
            <w:pPr>
              <w:pStyle w:val="ListParagraph"/>
              <w:spacing w:before="60" w:line="256" w:lineRule="auto"/>
              <w:rPr>
                <w:ins w:author="Sachin Kumbhar" w:date="2026-09-11T18:43:00Z" w16du:dateUtc="2026-09-11T13:13:00Z" w:id="443"/>
                <w:bCs/>
                <w:sz w:val="24"/>
                <w:szCs w:val="24"/>
              </w:rPr>
            </w:pPr>
          </w:p>
          <w:p w:rsidR="00E97985" w:rsidP="004C32BE" w:rsidRDefault="00E97985" w14:paraId="408C5628" w14:textId="77777777">
            <w:pPr>
              <w:pStyle w:val="ListParagraph"/>
              <w:spacing w:before="60" w:line="256" w:lineRule="auto"/>
              <w:rPr>
                <w:ins w:author="Sachin Kumbhar" w:date="2026-09-11T18:43:00Z" w16du:dateUtc="2026-09-11T13:13:00Z" w:id="444"/>
                <w:bCs/>
                <w:sz w:val="24"/>
                <w:szCs w:val="24"/>
              </w:rPr>
            </w:pPr>
          </w:p>
          <w:p w:rsidRPr="006A2596" w:rsidR="00E97985" w:rsidP="004C32BE" w:rsidRDefault="00E97985" w14:paraId="16D65CAF" w14:textId="77777777">
            <w:pPr>
              <w:pStyle w:val="ListParagraph"/>
              <w:spacing w:before="60" w:line="256" w:lineRule="auto"/>
              <w:rPr>
                <w:bCs/>
                <w:sz w:val="24"/>
                <w:szCs w:val="24"/>
              </w:rPr>
            </w:pPr>
          </w:p>
          <w:tbl>
            <w:tblPr>
              <w:tblStyle w:val="TableGrid"/>
              <w:tblW w:w="0" w:type="auto"/>
              <w:jc w:val="center"/>
              <w:tblLook w:val="04A0" w:firstRow="1" w:lastRow="0" w:firstColumn="1" w:lastColumn="0" w:noHBand="0" w:noVBand="1"/>
            </w:tblPr>
            <w:tblGrid>
              <w:gridCol w:w="4820"/>
              <w:gridCol w:w="4820"/>
            </w:tblGrid>
            <w:tr w:rsidRPr="0034542F" w:rsidR="000D7C9F" w:rsidDel="00E97985" w:rsidTr="257A5F30" w14:paraId="0351A623" w14:textId="4CEF3007">
              <w:trPr>
                <w:jc w:val="center"/>
                <w:del w:author="Sachin Kumbhar" w:date="2026-09-11T18:48:00Z" w:id="612804067"/>
              </w:trPr>
              <w:tc>
                <w:tcPr>
                  <w:tcW w:w="4820" w:type="dxa"/>
                  <w:shd w:val="clear" w:color="auto" w:fill="D9E2F3" w:themeFill="accent5" w:themeFillTint="33"/>
                  <w:tcMar/>
                  <w:vAlign w:val="center"/>
                </w:tcPr>
                <w:p w:rsidRPr="0034542F" w:rsidR="000D7C9F" w:rsidDel="00E97985" w:rsidP="000D7C9F" w:rsidRDefault="000D7C9F" w14:paraId="620FDD9F" w14:textId="00337EA5">
                  <w:pPr>
                    <w:rPr>
                      <w:del w:author="Sachin Kumbhar" w:date="2026-09-11T18:48:00Z" w16du:dateUtc="2026-09-11T13:18:00Z" w:id="446"/>
                      <w:b/>
                      <w:bCs/>
                      <w:sz w:val="24"/>
                      <w:szCs w:val="24"/>
                    </w:rPr>
                  </w:pPr>
                  <w:del w:author="Sachin Kumbhar" w:date="2026-09-11T18:48:00Z" w16du:dateUtc="2026-09-11T13:18:00Z" w:id="447">
                    <w:r w:rsidRPr="0034542F" w:rsidDel="00E97985">
                      <w:rPr>
                        <w:b/>
                        <w:bCs/>
                        <w:sz w:val="24"/>
                        <w:szCs w:val="24"/>
                      </w:rPr>
                      <w:delText>Activity</w:delText>
                    </w:r>
                  </w:del>
                </w:p>
              </w:tc>
              <w:tc>
                <w:tcPr>
                  <w:tcW w:w="4820" w:type="dxa"/>
                  <w:shd w:val="clear" w:color="auto" w:fill="D9E2F3" w:themeFill="accent5" w:themeFillTint="33"/>
                  <w:tcMar/>
                  <w:vAlign w:val="center"/>
                </w:tcPr>
                <w:p w:rsidRPr="0034542F" w:rsidR="000D7C9F" w:rsidDel="00E97985" w:rsidP="000D7C9F" w:rsidRDefault="000D7C9F" w14:paraId="15B607B0" w14:textId="3163638F">
                  <w:pPr>
                    <w:rPr>
                      <w:del w:author="Sachin Kumbhar" w:date="2026-09-11T18:48:00Z" w16du:dateUtc="2026-09-11T13:18:00Z" w:id="448"/>
                      <w:b/>
                      <w:bCs/>
                      <w:sz w:val="24"/>
                      <w:szCs w:val="24"/>
                    </w:rPr>
                  </w:pPr>
                  <w:del w:author="Sachin Kumbhar" w:date="2026-09-11T18:48:00Z" w16du:dateUtc="2026-09-11T13:18:00Z" w:id="449">
                    <w:r w:rsidRPr="0034542F" w:rsidDel="00E97985">
                      <w:rPr>
                        <w:b/>
                        <w:bCs/>
                        <w:sz w:val="24"/>
                        <w:szCs w:val="24"/>
                      </w:rPr>
                      <w:delText>Proposed Control</w:delText>
                    </w:r>
                  </w:del>
                </w:p>
              </w:tc>
            </w:tr>
            <w:tr w:rsidRPr="0034542F" w:rsidR="000D7C9F" w:rsidDel="00E97985" w:rsidTr="257A5F30" w14:paraId="079A7FA3" w14:textId="1334418F">
              <w:trPr>
                <w:trHeight w:val="330"/>
                <w:jc w:val="center"/>
                <w:del w:author="Sachin Kumbhar" w:date="2026-09-11T18:48:00Z" w:id="555189260"/>
              </w:trPr>
              <w:tc>
                <w:tcPr>
                  <w:tcW w:w="4820" w:type="dxa"/>
                  <w:tcMar/>
                  <w:vAlign w:val="center"/>
                </w:tcPr>
                <w:p w:rsidRPr="0034542F" w:rsidR="000D7C9F" w:rsidDel="00E97985" w:rsidP="000D7C9F" w:rsidRDefault="000D7C9F" w14:paraId="6E5F2CDB" w14:textId="4D8E7F04">
                  <w:pPr>
                    <w:rPr>
                      <w:del w:author="Sachin Kumbhar" w:date="2026-09-11T18:48:00Z" w16du:dateUtc="2026-09-11T13:18:00Z" w:id="451"/>
                      <w:sz w:val="24"/>
                      <w:szCs w:val="24"/>
                    </w:rPr>
                  </w:pPr>
                  <w:del w:author="Sachin Kumbhar" w:date="2026-09-11T18:48:00Z" w16du:dateUtc="2026-09-11T13:18:00Z" w:id="452">
                    <w:r w:rsidRPr="0034542F" w:rsidDel="00E97985">
                      <w:rPr>
                        <w:sz w:val="24"/>
                        <w:szCs w:val="24"/>
                      </w:rPr>
                      <w:delText>Needle-valve adjustment</w:delText>
                    </w:r>
                  </w:del>
                </w:p>
              </w:tc>
              <w:tc>
                <w:tcPr>
                  <w:tcW w:w="4820" w:type="dxa"/>
                  <w:tcMar/>
                  <w:vAlign w:val="center"/>
                </w:tcPr>
                <w:p w:rsidRPr="0034542F" w:rsidR="000D7C9F" w:rsidDel="00E97985" w:rsidP="000D7C9F" w:rsidRDefault="00531707" w14:paraId="5448CAD7" w14:textId="05DD3B30">
                  <w:pPr>
                    <w:rPr>
                      <w:del w:author="Sachin Kumbhar" w:date="2026-09-11T18:48:00Z" w16du:dateUtc="2026-09-11T13:18:00Z" w:id="453"/>
                      <w:sz w:val="24"/>
                      <w:szCs w:val="24"/>
                    </w:rPr>
                  </w:pPr>
                  <w:del w:author="Sachin Kumbhar" w:date="2026-09-11T18:48:00Z" w16du:dateUtc="2026-09-11T13:18:00Z" w:id="1547344960">
                    <w:r w:rsidRPr="257A5F30" w:rsidDel="2940AD1F">
                      <w:rPr>
                        <w:sz w:val="24"/>
                        <w:szCs w:val="24"/>
                      </w:rPr>
                      <w:delText>Needle-valve adjustment shall be performed incrementally based on the chamber vacuum set point. Anticlockwise rotation of the needle valve increases nitrogen flow and consequently increases chamber vacuum (µbar), whereas clockwise rotation reduces nitrogen flow and consequently decreases chamber vacuum (µbar). Adjustments shall be performed only by trained Engineering</w:delText>
                    </w:r>
                    <w:r w:rsidRPr="257A5F30" w:rsidDel="2940AD1F">
                      <w:rPr>
                        <w:sz w:val="24"/>
                        <w:szCs w:val="24"/>
                      </w:rPr>
                      <w:delText xml:space="preserve"> </w:delText>
                    </w:r>
                    <w:r w:rsidRPr="257A5F30" w:rsidDel="2940AD1F">
                      <w:rPr>
                        <w:sz w:val="24"/>
                        <w:szCs w:val="24"/>
                      </w:rPr>
                      <w:delText xml:space="preserve">personnel while </w:delText>
                    </w:r>
                  </w:del>
                  <w:commentRangeStart w:id="455"/>
                  <w:del w:author="Sachin Kumbhar" w:date="2026-09-11T18:48:00Z" w16du:dateUtc="2026-09-11T13:18:00Z" w:id="127456522">
                    <w:r w:rsidRPr="257A5F30" w:rsidDel="2940AD1F">
                      <w:rPr>
                        <w:sz w:val="24"/>
                        <w:szCs w:val="24"/>
                      </w:rPr>
                      <w:delText>continuously</w:delText>
                    </w:r>
                  </w:del>
                  <w:commentRangeEnd w:id="455"/>
                  <w:r>
                    <w:rPr>
                      <w:rStyle w:val="CommentReference"/>
                    </w:rPr>
                    <w:commentReference w:id="455"/>
                  </w:r>
                  <w:del w:author="Sachin Kumbhar" w:date="2026-09-11T18:48:00Z" w16du:dateUtc="2026-09-11T13:18:00Z" w:id="1426679569">
                    <w:r w:rsidRPr="257A5F30" w:rsidDel="2940AD1F">
                      <w:rPr>
                        <w:sz w:val="24"/>
                        <w:szCs w:val="24"/>
                      </w:rPr>
                      <w:delText xml:space="preserve"> monitoring the chamber vacuum trend.</w:delText>
                    </w:r>
                  </w:del>
                  <w:commentRangeStart w:id="457"/>
                  <w:commentRangeStart w:id="458"/>
                  <w:commentRangeStart w:id="459"/>
                  <w:commentRangeStart w:id="460"/>
                  <w:del w:author="Sachin Kumbhar" w:date="2026-09-11T18:48:00Z" w16du:dateUtc="2026-09-11T13:18:00Z" w:id="2002658287">
                    <w:r w:rsidRPr="257A5F30" w:rsidDel="0793D435">
                      <w:rPr>
                        <w:sz w:val="24"/>
                        <w:szCs w:val="24"/>
                      </w:rPr>
                      <w:delText>.</w:delText>
                    </w:r>
                  </w:del>
                  <w:commentRangeEnd w:id="457"/>
                  <w:r>
                    <w:rPr>
                      <w:rStyle w:val="CommentReference"/>
                    </w:rPr>
                    <w:commentReference w:id="457"/>
                  </w:r>
                  <w:commentRangeEnd w:id="458"/>
                  <w:r>
                    <w:rPr>
                      <w:rStyle w:val="CommentReference"/>
                    </w:rPr>
                    <w:commentReference w:id="458"/>
                  </w:r>
                  <w:commentRangeEnd w:id="459"/>
                  <w:r>
                    <w:rPr>
                      <w:rStyle w:val="CommentReference"/>
                    </w:rPr>
                    <w:commentReference w:id="459"/>
                  </w:r>
                  <w:commentRangeEnd w:id="460"/>
                  <w:r>
                    <w:rPr>
                      <w:rStyle w:val="CommentReference"/>
                    </w:rPr>
                    <w:commentReference w:id="460"/>
                  </w:r>
                  <w:del w:author="Sachin Kumbhar" w:date="2026-09-11T18:48:00Z" w16du:dateUtc="2026-09-11T13:18:00Z" w:id="621441298">
                    <w:r w:rsidRPr="257A5F30" w:rsidDel="000D7C9F">
                      <w:rPr>
                        <w:sz w:val="24"/>
                        <w:szCs w:val="24"/>
                      </w:rPr>
                      <w:delText xml:space="preserve"> </w:delText>
                    </w:r>
                  </w:del>
                </w:p>
              </w:tc>
            </w:tr>
            <w:tr w:rsidRPr="0034542F" w:rsidR="000D7C9F" w:rsidDel="00E97985" w:rsidTr="257A5F30" w14:paraId="11BD6EF6" w14:textId="3B9B748F">
              <w:trPr>
                <w:jc w:val="center"/>
                <w:del w:author="Sachin Kumbhar" w:date="2026-09-11T18:48:00Z" w:id="1043005978"/>
              </w:trPr>
              <w:tc>
                <w:tcPr>
                  <w:tcW w:w="4820" w:type="dxa"/>
                  <w:tcMar/>
                  <w:vAlign w:val="center"/>
                </w:tcPr>
                <w:p w:rsidRPr="0034542F" w:rsidR="000D7C9F" w:rsidDel="00E97985" w:rsidP="000D7C9F" w:rsidRDefault="000D7C9F" w14:paraId="4D1F4869" w14:textId="3010DA64">
                  <w:pPr>
                    <w:rPr>
                      <w:del w:author="Sachin Kumbhar" w:date="2026-09-11T18:48:00Z" w16du:dateUtc="2026-09-11T13:18:00Z" w:id="462"/>
                      <w:sz w:val="24"/>
                      <w:szCs w:val="24"/>
                    </w:rPr>
                  </w:pPr>
                  <w:del w:author="Sachin Kumbhar" w:date="2026-09-11T18:48:00Z" w16du:dateUtc="2026-09-11T13:18:00Z" w:id="463">
                    <w:r w:rsidRPr="0034542F" w:rsidDel="00E97985">
                      <w:rPr>
                        <w:sz w:val="24"/>
                        <w:szCs w:val="24"/>
                      </w:rPr>
                      <w:delText>Start of stabilization period</w:delText>
                    </w:r>
                  </w:del>
                </w:p>
              </w:tc>
              <w:tc>
                <w:tcPr>
                  <w:tcW w:w="4820" w:type="dxa"/>
                  <w:tcMar/>
                  <w:vAlign w:val="center"/>
                </w:tcPr>
                <w:p w:rsidRPr="0034542F" w:rsidR="000D7C9F" w:rsidDel="00E97985" w:rsidP="000D7C9F" w:rsidRDefault="002E5B69" w14:paraId="4429C6D3" w14:textId="6621D955">
                  <w:pPr>
                    <w:rPr>
                      <w:del w:author="Sachin Kumbhar" w:date="2026-09-11T18:48:00Z" w16du:dateUtc="2026-09-11T13:18:00Z" w:id="464"/>
                      <w:sz w:val="24"/>
                      <w:szCs w:val="24"/>
                    </w:rPr>
                  </w:pPr>
                  <w:del w:author="Sachin Kumbhar" w:date="2026-09-11T18:48:00Z" w16du:dateUtc="2026-09-11T13:18:00Z" w:id="465">
                    <w:r w:rsidRPr="002E5B69" w:rsidDel="00E97985">
                      <w:rPr>
                        <w:sz w:val="24"/>
                        <w:szCs w:val="24"/>
                      </w:rPr>
                      <w:delText>During the primary drying transition step vacuum fluctuation against the set point shall be monitored and based on observation needle valve shall be adjusted as mentioned is above section..</w:delText>
                    </w:r>
                  </w:del>
                </w:p>
              </w:tc>
            </w:tr>
            <w:tr w:rsidRPr="0034542F" w:rsidR="000D7C9F" w:rsidDel="00E97985" w:rsidTr="257A5F30" w14:paraId="7D7C12F8" w14:textId="6975D782">
              <w:trPr>
                <w:jc w:val="center"/>
                <w:del w:author="Sachin Kumbhar" w:date="2026-09-11T18:48:00Z" w:id="323728981"/>
              </w:trPr>
              <w:tc>
                <w:tcPr>
                  <w:tcW w:w="4820" w:type="dxa"/>
                  <w:tcMar/>
                  <w:vAlign w:val="center"/>
                </w:tcPr>
                <w:p w:rsidRPr="0034542F" w:rsidR="000D7C9F" w:rsidDel="00E97985" w:rsidP="000D7C9F" w:rsidRDefault="000D7C9F" w14:paraId="2B5692D5" w14:textId="2C1FC771">
                  <w:pPr>
                    <w:rPr>
                      <w:del w:author="Sachin Kumbhar" w:date="2026-09-11T18:48:00Z" w16du:dateUtc="2026-09-11T13:18:00Z" w:id="467"/>
                      <w:sz w:val="24"/>
                      <w:szCs w:val="24"/>
                    </w:rPr>
                  </w:pPr>
                  <w:del w:author="Sachin Kumbhar" w:date="2026-09-11T18:48:00Z" w16du:dateUtc="2026-09-11T13:18:00Z" w:id="468">
                    <w:r w:rsidRPr="0034542F" w:rsidDel="00E97985">
                      <w:rPr>
                        <w:sz w:val="24"/>
                        <w:szCs w:val="24"/>
                      </w:rPr>
                      <w:delText>Stabilization period</w:delText>
                    </w:r>
                  </w:del>
                </w:p>
              </w:tc>
              <w:tc>
                <w:tcPr>
                  <w:tcW w:w="4820" w:type="dxa"/>
                  <w:tcMar/>
                  <w:vAlign w:val="center"/>
                </w:tcPr>
                <w:p w:rsidRPr="0034542F" w:rsidR="000D7C9F" w:rsidDel="00E97985" w:rsidP="000D7C9F" w:rsidRDefault="000D7C9F" w14:paraId="334BC973" w14:textId="03798F29">
                  <w:pPr>
                    <w:rPr>
                      <w:del w:author="Sachin Kumbhar" w:date="2026-09-11T18:48:00Z" w16du:dateUtc="2026-09-11T13:18:00Z" w:id="469"/>
                      <w:sz w:val="24"/>
                      <w:szCs w:val="24"/>
                    </w:rPr>
                  </w:pPr>
                  <w:commentRangeStart w:id="470"/>
                  <w:commentRangeStart w:id="471"/>
                  <w:commentRangeStart w:id="472"/>
                  <w:commentRangeStart w:id="473"/>
                  <w:commentRangeStart w:id="1344442306"/>
                  <w:commentRangeStart w:id="474"/>
                  <w:commentRangeStart w:id="475"/>
                  <w:commentRangeStart w:id="476"/>
                  <w:del w:author="Sachin Kumbhar" w:date="2026-09-11T18:48:00Z" w16du:dateUtc="2026-09-11T13:18:00Z" w:id="477">
                    <w:r w:rsidRPr="4963D20A" w:rsidDel="00E97985">
                      <w:rPr>
                        <w:sz w:val="24"/>
                        <w:szCs w:val="24"/>
                      </w:rPr>
                      <w:delText xml:space="preserve">Allow </w:delText>
                    </w:r>
                    <w:r w:rsidDel="00E97985" w:rsidR="004C1CD6">
                      <w:rPr>
                        <w:sz w:val="24"/>
                        <w:szCs w:val="24"/>
                      </w:rPr>
                      <w:delText>2</w:delText>
                    </w:r>
                    <w:r w:rsidRPr="4963D20A" w:rsidDel="00E97985">
                      <w:rPr>
                        <w:sz w:val="24"/>
                        <w:szCs w:val="24"/>
                      </w:rPr>
                      <w:delText>0 minutes for chamber vacuum to equilibrate</w:delText>
                    </w:r>
                    <w:commentRangeEnd w:id="474"/>
                    <w:r w:rsidRPr="4963D20A" w:rsidDel="00E97985">
                      <w:rPr>
                        <w:rStyle w:val="CommentReference"/>
                        <w:sz w:val="24"/>
                        <w:szCs w:val="24"/>
                      </w:rPr>
                      <w:commentReference w:id="474"/>
                    </w:r>
                    <w:commentRangeEnd w:id="475"/>
                    <w:r>
                      <w:rPr>
                        <w:rStyle w:val="CommentReference"/>
                      </w:rPr>
                      <w:commentReference w:id="475"/>
                    </w:r>
                    <w:commentRangeEnd w:id="476"/>
                    <w:r>
                      <w:rPr>
                        <w:rStyle w:val="CommentReference"/>
                      </w:rPr>
                      <w:commentReference w:id="476"/>
                    </w:r>
                    <w:r w:rsidRPr="4963D20A" w:rsidDel="00E97985">
                      <w:rPr>
                        <w:sz w:val="24"/>
                        <w:szCs w:val="24"/>
                      </w:rPr>
                      <w:delText>.</w:delText>
                    </w:r>
                    <w:commentRangeEnd w:id="470"/>
                    <w:r w:rsidRPr="4963D20A" w:rsidDel="00E97985">
                      <w:rPr>
                        <w:rStyle w:val="CommentReference"/>
                        <w:sz w:val="24"/>
                        <w:szCs w:val="24"/>
                      </w:rPr>
                      <w:commentReference w:id="470"/>
                    </w:r>
                    <w:commentRangeEnd w:id="471"/>
                    <w:r>
                      <w:rPr>
                        <w:rStyle w:val="CommentReference"/>
                      </w:rPr>
                      <w:commentReference w:id="471"/>
                    </w:r>
                    <w:commentRangeEnd w:id="472"/>
                    <w:r>
                      <w:rPr>
                        <w:rStyle w:val="CommentReference"/>
                      </w:rPr>
                      <w:commentReference w:id="472"/>
                    </w:r>
                    <w:commentRangeEnd w:id="473"/>
                    <w:r>
                      <w:rPr>
                        <w:rStyle w:val="CommentReference"/>
                      </w:rPr>
                      <w:commentReference w:id="473"/>
                    </w:r>
                    <w:commentRangeEnd w:id="1344442306"/>
                    <w:r>
                      <w:rPr>
                        <w:rStyle w:val="CommentReference"/>
                      </w:rPr>
                      <w:commentReference w:id="1344442306"/>
                    </w:r>
                    <w:r w:rsidRPr="4963D20A" w:rsidDel="00E97985">
                      <w:rPr>
                        <w:sz w:val="24"/>
                        <w:szCs w:val="24"/>
                      </w:rPr>
                      <w:delText xml:space="preserve"> </w:delText>
                    </w:r>
                  </w:del>
                </w:p>
              </w:tc>
            </w:tr>
            <w:tr w:rsidRPr="0034542F" w:rsidR="000D7C9F" w:rsidDel="00E97985" w:rsidTr="257A5F30" w14:paraId="46373C01" w14:textId="47603B26">
              <w:trPr>
                <w:jc w:val="center"/>
                <w:del w:author="Sachin Kumbhar" w:date="2026-09-11T18:48:00Z" w:id="260661174"/>
              </w:trPr>
              <w:tc>
                <w:tcPr>
                  <w:tcW w:w="4820" w:type="dxa"/>
                  <w:tcMar/>
                  <w:vAlign w:val="center"/>
                </w:tcPr>
                <w:p w:rsidRPr="0034542F" w:rsidR="000D7C9F" w:rsidDel="00E97985" w:rsidP="000D7C9F" w:rsidRDefault="000D7C9F" w14:paraId="1BF0BE44" w14:textId="79E65FBF">
                  <w:pPr>
                    <w:rPr>
                      <w:del w:author="Sachin Kumbhar" w:date="2026-09-11T18:48:00Z" w16du:dateUtc="2026-09-11T13:18:00Z" w:id="479"/>
                      <w:sz w:val="24"/>
                      <w:szCs w:val="24"/>
                    </w:rPr>
                  </w:pPr>
                  <w:del w:author="Sachin Kumbhar" w:date="2026-09-11T18:48:00Z" w16du:dateUtc="2026-09-11T13:18:00Z" w:id="480">
                    <w:r w:rsidRPr="0034542F" w:rsidDel="00E97985">
                      <w:rPr>
                        <w:sz w:val="24"/>
                        <w:szCs w:val="24"/>
                      </w:rPr>
                      <w:delText>Monitoring</w:delText>
                    </w:r>
                  </w:del>
                </w:p>
              </w:tc>
              <w:tc>
                <w:tcPr>
                  <w:tcW w:w="4820" w:type="dxa"/>
                  <w:tcMar/>
                  <w:vAlign w:val="center"/>
                </w:tcPr>
                <w:p w:rsidRPr="0034542F" w:rsidR="000D7C9F" w:rsidDel="00E97985" w:rsidP="000D7C9F" w:rsidRDefault="000D7C9F" w14:paraId="7DBFE814" w14:textId="499A8153">
                  <w:pPr>
                    <w:rPr>
                      <w:del w:author="Sachin Kumbhar" w:date="2026-09-11T18:48:00Z" w16du:dateUtc="2026-09-11T13:18:00Z" w:id="481"/>
                      <w:sz w:val="24"/>
                      <w:szCs w:val="24"/>
                    </w:rPr>
                  </w:pPr>
                  <w:del w:author="Sachin Kumbhar" w:date="2026-09-11T18:48:00Z" w16du:dateUtc="2026-09-11T13:18:00Z" w:id="482">
                    <w:r w:rsidRPr="0034542F" w:rsidDel="00E97985">
                      <w:rPr>
                        <w:sz w:val="24"/>
                        <w:szCs w:val="24"/>
                      </w:rPr>
                      <w:delText>Continuously</w:delText>
                    </w:r>
                    <w:r w:rsidDel="00E97985">
                      <w:rPr>
                        <w:sz w:val="24"/>
                        <w:szCs w:val="24"/>
                      </w:rPr>
                      <w:delText xml:space="preserve"> </w:delText>
                    </w:r>
                    <w:r w:rsidRPr="0034542F" w:rsidDel="00E97985">
                      <w:rPr>
                        <w:sz w:val="24"/>
                        <w:szCs w:val="24"/>
                      </w:rPr>
                      <w:delText>monitor the chamber vacuum trend against the applicable step-specific operating range and set point.</w:delText>
                    </w:r>
                  </w:del>
                </w:p>
              </w:tc>
            </w:tr>
            <w:tr w:rsidRPr="0034542F" w:rsidR="000D7C9F" w:rsidDel="00E97985" w:rsidTr="257A5F30" w14:paraId="50F045B4" w14:textId="51DAE9AB">
              <w:trPr>
                <w:trHeight w:val="962"/>
                <w:jc w:val="center"/>
                <w:del w:author="Sachin Kumbhar" w:date="2026-09-11T18:48:00Z" w:id="869623132"/>
              </w:trPr>
              <w:tc>
                <w:tcPr>
                  <w:tcW w:w="4820" w:type="dxa"/>
                  <w:tcMar/>
                  <w:vAlign w:val="center"/>
                </w:tcPr>
                <w:p w:rsidRPr="0034542F" w:rsidR="000D7C9F" w:rsidDel="00E97985" w:rsidP="000D7C9F" w:rsidRDefault="000D7C9F" w14:paraId="5005CC34" w14:textId="4A9BF4E4">
                  <w:pPr>
                    <w:rPr>
                      <w:del w:author="Sachin Kumbhar" w:date="2026-09-11T18:48:00Z" w16du:dateUtc="2026-09-11T13:18:00Z" w:id="484"/>
                      <w:sz w:val="24"/>
                      <w:szCs w:val="24"/>
                    </w:rPr>
                  </w:pPr>
                  <w:del w:author="Sachin Kumbhar" w:date="2026-09-11T18:48:00Z" w16du:dateUtc="2026-09-11T13:18:00Z" w:id="485">
                    <w:r w:rsidRPr="0034542F" w:rsidDel="00E97985">
                      <w:rPr>
                        <w:sz w:val="24"/>
                        <w:szCs w:val="24"/>
                      </w:rPr>
                      <w:delText>Acceptance of stabilization</w:delText>
                    </w:r>
                  </w:del>
                </w:p>
              </w:tc>
              <w:tc>
                <w:tcPr>
                  <w:tcW w:w="4820" w:type="dxa"/>
                  <w:tcMar/>
                  <w:vAlign w:val="center"/>
                </w:tcPr>
                <w:p w:rsidRPr="0034542F" w:rsidR="000D7C9F" w:rsidDel="00E97985" w:rsidP="000D7C9F" w:rsidRDefault="000D7C9F" w14:paraId="0977B891" w14:textId="46980A96">
                  <w:pPr>
                    <w:rPr>
                      <w:del w:author="Sachin Kumbhar" w:date="2026-09-11T18:48:00Z" w16du:dateUtc="2026-09-11T13:18:00Z" w:id="486"/>
                      <w:sz w:val="24"/>
                      <w:szCs w:val="24"/>
                    </w:rPr>
                  </w:pPr>
                  <w:commentRangeStart w:id="487"/>
                  <w:commentRangeStart w:id="488"/>
                  <w:commentRangeStart w:id="489"/>
                  <w:commentRangeStart w:id="490"/>
                  <w:commentRangeStart w:id="752866452"/>
                  <w:del w:author="Sachin Kumbhar" w:date="2026-09-11T18:48:00Z" w16du:dateUtc="2026-09-11T13:18:00Z" w:id="491">
                    <w:r w:rsidRPr="4963D20A" w:rsidDel="00E97985">
                      <w:rPr>
                        <w:sz w:val="24"/>
                        <w:szCs w:val="24"/>
                      </w:rPr>
                      <w:delText>Consider the vacuum stabilized when the trend has returned to the applicable approved operating ranges</w:delText>
                    </w:r>
                    <w:commentRangeEnd w:id="487"/>
                    <w:r w:rsidDel="00E97985">
                      <w:rPr>
                        <w:rStyle w:val="CommentReference"/>
                        <w:sz w:val="24"/>
                        <w:szCs w:val="24"/>
                      </w:rPr>
                      <w:commentReference w:id="487"/>
                    </w:r>
                    <w:commentRangeEnd w:id="488"/>
                    <w:r>
                      <w:rPr>
                        <w:rStyle w:val="CommentReference"/>
                      </w:rPr>
                      <w:commentReference w:id="488"/>
                    </w:r>
                    <w:commentRangeEnd w:id="489"/>
                    <w:r>
                      <w:rPr>
                        <w:rStyle w:val="CommentReference"/>
                      </w:rPr>
                      <w:commentReference w:id="489"/>
                    </w:r>
                    <w:commentRangeEnd w:id="490"/>
                    <w:r>
                      <w:rPr>
                        <w:rStyle w:val="CommentReference"/>
                      </w:rPr>
                      <w:commentReference w:id="490"/>
                    </w:r>
                    <w:commentRangeEnd w:id="752866452"/>
                    <w:r>
                      <w:rPr>
                        <w:rStyle w:val="CommentReference"/>
                      </w:rPr>
                      <w:commentReference w:id="752866452"/>
                    </w:r>
                    <w:r w:rsidDel="00E97985" w:rsidR="004C1CD6">
                      <w:rPr>
                        <w:sz w:val="24"/>
                        <w:szCs w:val="24"/>
                      </w:rPr>
                      <w:delText xml:space="preserve"> </w:delText>
                    </w:r>
                  </w:del>
                  <w:del w:author="Sachin Kumbhar" w:date="2026-09-04T11:59:00Z" w16du:dateUtc="2026-09-04T06:29:00Z" w:id="492">
                    <w:r w:rsidDel="005F785B" w:rsidR="004C1CD6">
                      <w:rPr>
                        <w:sz w:val="24"/>
                        <w:szCs w:val="24"/>
                      </w:rPr>
                      <w:delText>and remain consistent throughout the Primary drying steps.</w:delText>
                    </w:r>
                    <w:r w:rsidRPr="4963D20A" w:rsidDel="005F785B">
                      <w:rPr>
                        <w:sz w:val="24"/>
                        <w:szCs w:val="24"/>
                      </w:rPr>
                      <w:delText>.</w:delText>
                    </w:r>
                  </w:del>
                </w:p>
              </w:tc>
            </w:tr>
            <w:tr w:rsidRPr="0034542F" w:rsidR="000D7C9F" w:rsidDel="00E97985" w:rsidTr="257A5F30" w14:paraId="34083125" w14:textId="3E9817D6">
              <w:trPr>
                <w:jc w:val="center"/>
                <w:del w:author="Sachin Kumbhar" w:date="2026-09-11T18:48:00Z" w:id="1341969633"/>
              </w:trPr>
              <w:tc>
                <w:tcPr>
                  <w:tcW w:w="4820" w:type="dxa"/>
                  <w:tcMar/>
                  <w:vAlign w:val="center"/>
                </w:tcPr>
                <w:p w:rsidRPr="0034542F" w:rsidR="000D7C9F" w:rsidDel="00E97985" w:rsidP="000D7C9F" w:rsidRDefault="000D7C9F" w14:paraId="2CAED89E" w14:textId="688BCF16">
                  <w:pPr>
                    <w:rPr>
                      <w:del w:author="Sachin Kumbhar" w:date="2026-09-11T18:48:00Z" w16du:dateUtc="2026-09-11T13:18:00Z" w:id="494"/>
                      <w:sz w:val="24"/>
                      <w:szCs w:val="24"/>
                    </w:rPr>
                  </w:pPr>
                  <w:del w:author="Sachin Kumbhar" w:date="2026-09-11T18:48:00Z" w16du:dateUtc="2026-09-11T13:18:00Z" w:id="495">
                    <w:r w:rsidRPr="0034542F" w:rsidDel="00E97985">
                      <w:rPr>
                        <w:sz w:val="24"/>
                        <w:szCs w:val="24"/>
                      </w:rPr>
                      <w:delText>Escalation</w:delText>
                    </w:r>
                  </w:del>
                </w:p>
              </w:tc>
              <w:tc>
                <w:tcPr>
                  <w:tcW w:w="4820" w:type="dxa"/>
                  <w:tcMar/>
                  <w:vAlign w:val="center"/>
                </w:tcPr>
                <w:p w:rsidRPr="0034542F" w:rsidR="000D7C9F" w:rsidDel="00E97985" w:rsidP="000D7C9F" w:rsidRDefault="000D7C9F" w14:paraId="4AB8F127" w14:textId="01D0B40D">
                  <w:pPr>
                    <w:rPr>
                      <w:del w:author="Sachin Kumbhar" w:date="2026-09-11T18:48:00Z" w16du:dateUtc="2026-09-11T13:18:00Z" w:id="496"/>
                      <w:sz w:val="24"/>
                      <w:szCs w:val="24"/>
                    </w:rPr>
                  </w:pPr>
                  <w:del w:author="Sachin Kumbhar" w:date="2026-09-11T18:48:00Z" w16du:dateUtc="2026-09-11T13:18:00Z" w:id="497">
                    <w:r w:rsidRPr="0034542F" w:rsidDel="00E97985">
                      <w:rPr>
                        <w:sz w:val="24"/>
                        <w:szCs w:val="24"/>
                      </w:rPr>
                      <w:delText xml:space="preserve">If the vacuum does not stabilize within </w:delText>
                    </w:r>
                    <w:r w:rsidDel="00E97985" w:rsidR="00FA70DB">
                      <w:rPr>
                        <w:sz w:val="24"/>
                        <w:szCs w:val="24"/>
                      </w:rPr>
                      <w:delText xml:space="preserve">20 </w:delText>
                    </w:r>
                    <w:r w:rsidRPr="0034542F" w:rsidDel="00E97985">
                      <w:rPr>
                        <w:sz w:val="24"/>
                        <w:szCs w:val="24"/>
                      </w:rPr>
                      <w:delText xml:space="preserve"> minutes, or if a sustained/abnormal </w:delText>
                    </w:r>
                    <w:r w:rsidDel="00E97985">
                      <w:rPr>
                        <w:sz w:val="24"/>
                        <w:szCs w:val="24"/>
                      </w:rPr>
                      <w:delText>Event</w:delText>
                    </w:r>
                    <w:r w:rsidRPr="0034542F" w:rsidDel="00E97985">
                      <w:rPr>
                        <w:sz w:val="24"/>
                        <w:szCs w:val="24"/>
                      </w:rPr>
                      <w:delText xml:space="preserve"> persists, stop treating the condition as normal stabilization and initiate the appl</w:delText>
                    </w:r>
                  </w:del>
                  <w:del w:author="Sachin Kumbhar" w:date="2026-09-11T18:47:00Z" w16du:dateUtc="2026-09-11T13:17:00Z" w:id="498">
                    <w:r w:rsidRPr="0034542F" w:rsidDel="00E97985">
                      <w:rPr>
                        <w:sz w:val="24"/>
                        <w:szCs w:val="24"/>
                      </w:rPr>
                      <w:delText xml:space="preserve">icable </w:delText>
                    </w:r>
                    <w:r w:rsidDel="00E97985">
                      <w:rPr>
                        <w:sz w:val="24"/>
                        <w:szCs w:val="24"/>
                      </w:rPr>
                      <w:delText>event</w:delText>
                    </w:r>
                  </w:del>
                </w:p>
              </w:tc>
            </w:tr>
          </w:tbl>
          <w:p w:rsidRPr="006A2596" w:rsidR="000D7C9F" w:rsidP="006A2596" w:rsidRDefault="000D7C9F" w14:paraId="572E2C7C" w14:textId="77777777">
            <w:pPr>
              <w:spacing w:before="60" w:line="256" w:lineRule="auto"/>
              <w:rPr>
                <w:b/>
                <w:sz w:val="24"/>
                <w:szCs w:val="24"/>
              </w:rPr>
            </w:pPr>
          </w:p>
          <w:p w:rsidRPr="006A2596" w:rsidR="003D7BA9" w:rsidP="006A2596" w:rsidRDefault="003D7BA9" w14:paraId="1AEBC5BC" w14:textId="5FB8FF7C">
            <w:pPr>
              <w:spacing w:before="60" w:line="256" w:lineRule="auto"/>
              <w:rPr>
                <w:b/>
                <w:sz w:val="24"/>
                <w:szCs w:val="24"/>
              </w:rPr>
            </w:pPr>
            <w:r w:rsidRPr="006A2596">
              <w:rPr>
                <w:b/>
                <w:sz w:val="24"/>
                <w:szCs w:val="24"/>
              </w:rPr>
              <w:t>Investigation done with Why-Why analysis:</w:t>
            </w:r>
          </w:p>
          <w:p w:rsidRPr="000B517B" w:rsidR="000B517B" w:rsidP="000B517B" w:rsidRDefault="000B517B" w14:paraId="5F05C854" w14:textId="77777777">
            <w:pPr>
              <w:spacing w:before="60" w:line="256" w:lineRule="auto"/>
              <w:rPr>
                <w:b/>
                <w:bCs/>
                <w:sz w:val="24"/>
                <w:szCs w:val="24"/>
              </w:rPr>
            </w:pPr>
            <w:r w:rsidRPr="000B517B">
              <w:rPr>
                <w:b/>
                <w:bCs/>
                <w:sz w:val="24"/>
                <w:szCs w:val="24"/>
              </w:rPr>
              <w:t>Why-Why Analysis</w:t>
            </w:r>
          </w:p>
          <w:p w:rsidRPr="000B517B" w:rsidR="000B517B" w:rsidP="000B517B" w:rsidRDefault="000B517B" w14:paraId="7BE33127" w14:textId="3F9BDDC5">
            <w:pPr>
              <w:spacing w:before="60" w:line="256" w:lineRule="auto"/>
              <w:rPr>
                <w:b/>
                <w:bCs/>
                <w:sz w:val="24"/>
                <w:szCs w:val="24"/>
              </w:rPr>
            </w:pPr>
            <w:r w:rsidRPr="000B517B">
              <w:rPr>
                <w:b/>
                <w:bCs/>
                <w:sz w:val="24"/>
                <w:szCs w:val="24"/>
              </w:rPr>
              <w:t xml:space="preserve">Q1. Why did the chamber vacuum decrease to </w:t>
            </w:r>
            <w:r w:rsidR="00D37875">
              <w:rPr>
                <w:b/>
                <w:bCs/>
                <w:sz w:val="24"/>
                <w:szCs w:val="24"/>
              </w:rPr>
              <w:t xml:space="preserve">192.40 </w:t>
            </w:r>
            <w:r w:rsidRPr="000B517B">
              <w:rPr>
                <w:b/>
                <w:bCs/>
                <w:sz w:val="24"/>
                <w:szCs w:val="24"/>
              </w:rPr>
              <w:t>µbar during Primary Drying Step-1?</w:t>
            </w:r>
          </w:p>
          <w:p w:rsidRPr="000B517B" w:rsidR="000B517B" w:rsidP="006A2596" w:rsidRDefault="000B517B" w14:paraId="55E1A1EC" w14:textId="77777777">
            <w:pPr>
              <w:spacing w:before="60" w:line="256" w:lineRule="auto"/>
              <w:jc w:val="both"/>
              <w:rPr>
                <w:b/>
                <w:sz w:val="24"/>
                <w:szCs w:val="24"/>
              </w:rPr>
            </w:pPr>
            <w:r w:rsidRPr="000B517B">
              <w:rPr>
                <w:b/>
                <w:bCs/>
                <w:sz w:val="24"/>
                <w:szCs w:val="24"/>
              </w:rPr>
              <w:t>A1.</w:t>
            </w:r>
            <w:r w:rsidRPr="000B517B">
              <w:rPr>
                <w:b/>
                <w:sz w:val="24"/>
                <w:szCs w:val="24"/>
              </w:rPr>
              <w:t xml:space="preserve"> </w:t>
            </w:r>
            <w:r w:rsidRPr="006A2596">
              <w:rPr>
                <w:bCs/>
                <w:sz w:val="24"/>
                <w:szCs w:val="24"/>
              </w:rPr>
              <w:t>Because the nitrogen bleed into the chamber was insufficient to counterbalance the vacuum being generated, resulting in the chamber pressure decreasing below the approved operating range of 650-950 µbar.</w:t>
            </w:r>
          </w:p>
          <w:p w:rsidRPr="000B517B" w:rsidR="000B517B" w:rsidP="000B517B" w:rsidRDefault="000B517B" w14:paraId="4753605D" w14:textId="77777777">
            <w:pPr>
              <w:spacing w:before="60" w:line="256" w:lineRule="auto"/>
              <w:rPr>
                <w:b/>
                <w:bCs/>
                <w:sz w:val="24"/>
                <w:szCs w:val="24"/>
              </w:rPr>
            </w:pPr>
            <w:r w:rsidRPr="000B517B">
              <w:rPr>
                <w:b/>
                <w:bCs/>
                <w:sz w:val="24"/>
                <w:szCs w:val="24"/>
              </w:rPr>
              <w:t>Q2. Why was the nitrogen bleed into the chamber insufficient?</w:t>
            </w:r>
          </w:p>
          <w:p w:rsidRPr="00254F41" w:rsidR="00254F41" w:rsidDel="005F785B" w:rsidP="005F785B" w:rsidRDefault="000B517B" w14:paraId="202C5551" w14:textId="120431B9">
            <w:pPr>
              <w:spacing w:before="60" w:line="256" w:lineRule="auto"/>
              <w:jc w:val="both"/>
              <w:rPr>
                <w:del w:author="Sachin Kumbhar" w:date="2026-09-04T11:59:00Z" w16du:dateUtc="2026-09-04T06:29:00Z" w:id="499"/>
                <w:sz w:val="24"/>
                <w:szCs w:val="24"/>
              </w:rPr>
            </w:pPr>
            <w:r w:rsidRPr="4963D20A">
              <w:rPr>
                <w:b/>
                <w:bCs/>
                <w:sz w:val="24"/>
                <w:szCs w:val="24"/>
              </w:rPr>
              <w:t xml:space="preserve">A2. </w:t>
            </w:r>
            <w:del w:author="Sachin Kumbhar" w:date="2026-09-04T11:59:00Z" w16du:dateUtc="2026-09-04T06:29:00Z" w:id="500">
              <w:r w:rsidRPr="00254F41" w:rsidDel="005F785B" w:rsidR="00254F41">
                <w:rPr>
                  <w:sz w:val="24"/>
                  <w:szCs w:val="24"/>
                </w:rPr>
                <w:delText>The nitrogen bleed flow to the chamber is not directly measured by a flow transmitter or flowmeter; therefore, the actual flow during the event cannot be quantitatively confirmed. The effectiveness of the nitrogen bleed was assessed based on the chamber pressure response following needle-valve adjustment, along with the available needle-valve position and nitrogen supply-pressure information.</w:delText>
              </w:r>
            </w:del>
          </w:p>
          <w:p w:rsidRPr="00254F41" w:rsidR="00254F41" w:rsidDel="005F785B" w:rsidP="005F785B" w:rsidRDefault="00254F41" w14:paraId="5FD1CB3B" w14:textId="494C7298">
            <w:pPr>
              <w:spacing w:before="60" w:line="256" w:lineRule="auto"/>
              <w:jc w:val="both"/>
              <w:rPr>
                <w:del w:author="Sachin Kumbhar" w:date="2026-09-04T11:59:00Z" w16du:dateUtc="2026-09-04T06:29:00Z" w:id="501"/>
                <w:sz w:val="24"/>
                <w:szCs w:val="24"/>
              </w:rPr>
            </w:pPr>
            <w:del w:author="Sachin Kumbhar" w:date="2026-09-04T11:59:00Z" w16du:dateUtc="2026-09-04T06:29:00Z" w:id="502">
              <w:r w:rsidRPr="00254F41" w:rsidDel="005F785B">
                <w:rPr>
                  <w:sz w:val="24"/>
                  <w:szCs w:val="24"/>
                </w:rPr>
                <w:delText>The manually operated needle valve controls the nitrogen bleed into the chamber. Its opening directly affects the nitrogen flow, with smaller openings providing lower flow and larger openings providing higher flow, depending on the nitrogen supply pressure and process conditions.</w:delText>
              </w:r>
            </w:del>
          </w:p>
          <w:p w:rsidRPr="00254F41" w:rsidR="005F785B" w:rsidP="005F785B" w:rsidRDefault="00254F41" w14:paraId="0FBC9FD5" w14:textId="652C91FB">
            <w:pPr>
              <w:spacing w:before="60" w:line="256" w:lineRule="auto"/>
              <w:jc w:val="both"/>
              <w:rPr>
                <w:ins w:author="Sachin Kumbhar" w:date="2026-09-04T12:00:00Z" w16du:dateUtc="2026-09-04T06:30:00Z" w:id="503"/>
                <w:sz w:val="24"/>
                <w:szCs w:val="24"/>
              </w:rPr>
            </w:pPr>
            <w:del w:author="Sachin Kumbhar" w:date="2026-09-04T11:59:00Z" w16du:dateUtc="2026-09-04T06:29:00Z" w:id="504">
              <w:r w:rsidRPr="00254F41" w:rsidDel="005F785B">
                <w:rPr>
                  <w:sz w:val="24"/>
                  <w:szCs w:val="24"/>
                </w:rPr>
                <w:delText>During the transition into Primary Drying Step 1, vacuum demand may vary with process conditions. Therefore, the same needle-valve position may not always maintain the required chamber pressure, resulting in temporary pressure fluctuations until the valve is adjusted and pressure is stabilized</w:delText>
              </w:r>
            </w:del>
            <w:ins w:author="Sachin Kumbhar" w:date="2026-09-04T12:00:00Z" w16du:dateUtc="2026-09-04T06:30:00Z" w:id="505">
              <w:r w:rsidRPr="00254F41" w:rsidR="005F785B">
                <w:rPr>
                  <w:sz w:val="24"/>
                  <w:szCs w:val="24"/>
                </w:rPr>
                <w:t xml:space="preserve"> The nitrogen bleed flow to the chamber is not directly measured by a flow transmitter or flowmeter; therefore, the actual flow during the event cannot be quantitatively confirmed. The effectiveness of the nitrogen bleed was assessed based on the chamber pressure response following needle-valve adjustment, along with the available needle-valve position and nitrogen supply-pressure information.</w:t>
              </w:r>
            </w:ins>
          </w:p>
          <w:p w:rsidRPr="00254F41" w:rsidR="005F785B" w:rsidP="005F785B" w:rsidRDefault="005F785B" w14:paraId="524C6F91" w14:textId="77777777">
            <w:pPr>
              <w:spacing w:before="60" w:line="256" w:lineRule="auto"/>
              <w:jc w:val="both"/>
              <w:rPr>
                <w:ins w:author="Sachin Kumbhar" w:date="2026-09-04T12:00:00Z" w16du:dateUtc="2026-09-04T06:30:00Z" w:id="506"/>
                <w:sz w:val="24"/>
                <w:szCs w:val="24"/>
              </w:rPr>
            </w:pPr>
            <w:ins w:author="Sachin Kumbhar" w:date="2026-09-04T12:00:00Z" w16du:dateUtc="2026-09-04T06:30:00Z" w:id="507">
              <w:r w:rsidRPr="00254F41">
                <w:rPr>
                  <w:sz w:val="24"/>
                  <w:szCs w:val="24"/>
                </w:rPr>
                <w:t>The manually operated needle valve controls the nitrogen bleed into the chamber. Its opening directly affects the nitrogen flow, with smaller openings providing lower flow and larger openings providing higher flow, depending on the nitrogen supply pressure and process conditions.</w:t>
              </w:r>
            </w:ins>
          </w:p>
          <w:p w:rsidRPr="00254F41" w:rsidR="005F785B" w:rsidP="005F785B" w:rsidRDefault="005F785B" w14:paraId="5960E890" w14:textId="77777777">
            <w:pPr>
              <w:spacing w:before="60" w:line="256" w:lineRule="auto"/>
              <w:jc w:val="both"/>
              <w:rPr>
                <w:ins w:author="Sachin Kumbhar" w:date="2026-09-04T12:00:00Z" w16du:dateUtc="2026-09-04T06:30:00Z" w:id="508"/>
                <w:sz w:val="24"/>
                <w:szCs w:val="24"/>
              </w:rPr>
            </w:pPr>
            <w:ins w:author="Sachin Kumbhar" w:date="2026-09-04T12:00:00Z" w16du:dateUtc="2026-09-04T06:30:00Z" w:id="509">
              <w:r w:rsidRPr="00254F41">
                <w:rPr>
                  <w:sz w:val="24"/>
                  <w:szCs w:val="24"/>
                </w:rPr>
                <w:t>During the transition into Primary Drying Step 1, vacuum demand may vary with process conditions. Therefore, the same needle-valve position may not always maintain the required chamber pressure, resulting in temporary pressure fluctuations until the valve is adjusted and pressure is stabilized</w:t>
              </w:r>
            </w:ins>
          </w:p>
          <w:p w:rsidRPr="00254F41" w:rsidR="00254F41" w:rsidP="005F785B" w:rsidRDefault="00254F41" w14:paraId="0E6E893A" w14:textId="75C6C2D0">
            <w:pPr>
              <w:spacing w:before="60" w:line="256" w:lineRule="auto"/>
              <w:jc w:val="both"/>
              <w:rPr>
                <w:sz w:val="24"/>
                <w:szCs w:val="24"/>
              </w:rPr>
            </w:pPr>
          </w:p>
          <w:p w:rsidRPr="000B517B" w:rsidR="000B517B" w:rsidP="4963D20A" w:rsidRDefault="000B517B" w14:paraId="64A4AF04" w14:textId="6A366164">
            <w:pPr>
              <w:spacing w:before="60" w:line="256" w:lineRule="auto"/>
              <w:jc w:val="both"/>
              <w:rPr>
                <w:b/>
                <w:bCs/>
                <w:sz w:val="24"/>
                <w:szCs w:val="24"/>
              </w:rPr>
            </w:pPr>
            <w:commentRangeStart w:id="510"/>
            <w:commentRangeStart w:id="511"/>
            <w:r w:rsidRPr="410C70F7">
              <w:rPr>
                <w:sz w:val="24"/>
                <w:szCs w:val="24"/>
              </w:rPr>
              <w:t>.</w:t>
            </w:r>
            <w:commentRangeEnd w:id="510"/>
            <w:r w:rsidRPr="000B517B">
              <w:rPr>
                <w:rStyle w:val="CommentReference"/>
                <w:b/>
                <w:bCs/>
                <w:sz w:val="24"/>
                <w:szCs w:val="24"/>
              </w:rPr>
              <w:commentReference w:id="510"/>
            </w:r>
            <w:commentRangeEnd w:id="511"/>
            <w:r>
              <w:rPr>
                <w:rStyle w:val="CommentReference"/>
              </w:rPr>
              <w:commentReference w:id="511"/>
            </w:r>
          </w:p>
          <w:p w:rsidRPr="000B517B" w:rsidR="000B517B" w:rsidP="000B517B" w:rsidRDefault="000B517B" w14:paraId="1CDB277D" w14:textId="1CB2104A">
            <w:pPr>
              <w:spacing w:before="60" w:line="256" w:lineRule="auto"/>
              <w:rPr>
                <w:b/>
                <w:sz w:val="24"/>
                <w:szCs w:val="24"/>
              </w:rPr>
            </w:pPr>
          </w:p>
          <w:p w:rsidRPr="000B517B" w:rsidR="000B517B" w:rsidP="000B517B" w:rsidRDefault="000B517B" w14:paraId="1E86A3A1" w14:textId="77777777">
            <w:pPr>
              <w:spacing w:before="60" w:line="256" w:lineRule="auto"/>
              <w:rPr>
                <w:b/>
                <w:bCs/>
                <w:sz w:val="24"/>
                <w:szCs w:val="24"/>
              </w:rPr>
            </w:pPr>
            <w:r w:rsidRPr="000B517B">
              <w:rPr>
                <w:b/>
                <w:bCs/>
                <w:sz w:val="24"/>
                <w:szCs w:val="24"/>
              </w:rPr>
              <w:t>Q3. Why did the needle-valve opening not provide the required nitrogen flow under the prevailing process conditions?</w:t>
            </w:r>
          </w:p>
          <w:p w:rsidRPr="006A2596" w:rsidR="000B517B" w:rsidP="006A2596" w:rsidRDefault="000B517B" w14:paraId="2E401A53" w14:textId="77777777">
            <w:pPr>
              <w:spacing w:before="60" w:line="256" w:lineRule="auto"/>
              <w:jc w:val="both"/>
              <w:rPr>
                <w:bCs/>
                <w:sz w:val="24"/>
                <w:szCs w:val="24"/>
              </w:rPr>
            </w:pPr>
            <w:r w:rsidRPr="000B517B">
              <w:rPr>
                <w:b/>
                <w:bCs/>
                <w:sz w:val="24"/>
                <w:szCs w:val="24"/>
              </w:rPr>
              <w:t>A3.</w:t>
            </w:r>
            <w:r w:rsidRPr="000B517B">
              <w:rPr>
                <w:b/>
                <w:sz w:val="24"/>
                <w:szCs w:val="24"/>
              </w:rPr>
              <w:t xml:space="preserve"> </w:t>
            </w:r>
            <w:r w:rsidRPr="006A2596">
              <w:rPr>
                <w:bCs/>
                <w:sz w:val="24"/>
                <w:szCs w:val="24"/>
              </w:rPr>
              <w:t>Because during initiation of Primary Drying Step-1, the process conditions were changing and the chamber vacuum required further fine adjustment of the needle valve before a new pressure equilibrium could be established.</w:t>
            </w:r>
          </w:p>
          <w:p w:rsidRPr="000B517B" w:rsidR="000B517B" w:rsidP="000B517B" w:rsidRDefault="000B517B" w14:paraId="6C3EBCE3" w14:textId="390F0018">
            <w:pPr>
              <w:spacing w:before="60" w:line="256" w:lineRule="auto"/>
              <w:rPr>
                <w:b/>
                <w:sz w:val="24"/>
                <w:szCs w:val="24"/>
              </w:rPr>
            </w:pPr>
          </w:p>
          <w:p w:rsidRPr="000B517B" w:rsidR="000B517B" w:rsidP="000B517B" w:rsidRDefault="000B517B" w14:paraId="3DE14F65" w14:textId="77777777">
            <w:pPr>
              <w:spacing w:before="60" w:line="256" w:lineRule="auto"/>
              <w:rPr>
                <w:b/>
                <w:bCs/>
                <w:sz w:val="24"/>
                <w:szCs w:val="24"/>
              </w:rPr>
            </w:pPr>
            <w:r w:rsidRPr="000B517B">
              <w:rPr>
                <w:b/>
                <w:bCs/>
                <w:sz w:val="24"/>
                <w:szCs w:val="24"/>
              </w:rPr>
              <w:t>Q4. Why was further fine adjustment required after the needle-valve position had already been verified?</w:t>
            </w:r>
          </w:p>
          <w:p w:rsidRPr="000B517B" w:rsidR="000B517B" w:rsidP="006A2596" w:rsidRDefault="000B517B" w14:paraId="07AFA425" w14:textId="77777777">
            <w:pPr>
              <w:spacing w:before="60" w:line="256" w:lineRule="auto"/>
              <w:jc w:val="both"/>
              <w:rPr>
                <w:b/>
                <w:sz w:val="24"/>
                <w:szCs w:val="24"/>
              </w:rPr>
            </w:pPr>
            <w:r w:rsidRPr="000B517B">
              <w:rPr>
                <w:b/>
                <w:bCs/>
                <w:sz w:val="24"/>
                <w:szCs w:val="24"/>
              </w:rPr>
              <w:t>A4.</w:t>
            </w:r>
            <w:r w:rsidRPr="000B517B">
              <w:rPr>
                <w:b/>
                <w:sz w:val="24"/>
                <w:szCs w:val="24"/>
              </w:rPr>
              <w:t xml:space="preserve"> </w:t>
            </w:r>
            <w:r w:rsidRPr="006A2596">
              <w:rPr>
                <w:bCs/>
                <w:sz w:val="24"/>
                <w:szCs w:val="24"/>
              </w:rPr>
              <w:t>Because the required needle-valve position is dependent upon chamber-process conditions, including sublimation rate, vapor load and nitrogen-flow demand. These parameters change throughout the lyophilization cycle, particularly during phase transitions. As a result, one fixed needle-valve position cannot consistently maintain the target chamber pressure under all operating conditions.</w:t>
            </w:r>
          </w:p>
          <w:p w:rsidRPr="000B517B" w:rsidR="000B517B" w:rsidP="000B517B" w:rsidRDefault="000B517B" w14:paraId="7838D9BC" w14:textId="7172E2EA">
            <w:pPr>
              <w:spacing w:before="60" w:line="256" w:lineRule="auto"/>
              <w:rPr>
                <w:b/>
                <w:sz w:val="24"/>
                <w:szCs w:val="24"/>
              </w:rPr>
            </w:pPr>
          </w:p>
          <w:p w:rsidRPr="000B517B" w:rsidR="000B517B" w:rsidP="000B517B" w:rsidRDefault="000B517B" w14:paraId="3805E746" w14:textId="77777777">
            <w:pPr>
              <w:spacing w:before="60" w:line="256" w:lineRule="auto"/>
              <w:rPr>
                <w:b/>
                <w:bCs/>
                <w:sz w:val="24"/>
                <w:szCs w:val="24"/>
              </w:rPr>
            </w:pPr>
            <w:r w:rsidRPr="000B517B">
              <w:rPr>
                <w:b/>
                <w:bCs/>
                <w:sz w:val="24"/>
                <w:szCs w:val="24"/>
              </w:rPr>
              <w:t>Q5. Why does the process depend on further manual adjustment when process conditions change?</w:t>
            </w:r>
          </w:p>
          <w:p w:rsidRPr="000B517B" w:rsidR="000B517B" w:rsidP="006A2596" w:rsidRDefault="000B517B" w14:paraId="55864A83" w14:textId="77777777">
            <w:pPr>
              <w:spacing w:before="60" w:line="256" w:lineRule="auto"/>
              <w:jc w:val="both"/>
              <w:rPr>
                <w:b/>
                <w:sz w:val="24"/>
                <w:szCs w:val="24"/>
              </w:rPr>
            </w:pPr>
            <w:r w:rsidRPr="000B517B">
              <w:rPr>
                <w:b/>
                <w:bCs/>
                <w:sz w:val="24"/>
                <w:szCs w:val="24"/>
              </w:rPr>
              <w:t>A5.</w:t>
            </w:r>
            <w:r w:rsidRPr="000B517B">
              <w:rPr>
                <w:b/>
                <w:sz w:val="24"/>
                <w:szCs w:val="24"/>
              </w:rPr>
              <w:t xml:space="preserve"> </w:t>
            </w:r>
            <w:r w:rsidRPr="006A2596">
              <w:rPr>
                <w:bCs/>
                <w:sz w:val="24"/>
                <w:szCs w:val="24"/>
              </w:rPr>
              <w:t>Because the Lyophilizer L-1901 vacuum-control system relies on manual adjustment of the vacuum-control needle valve for fine vacuum regulation. The installed EV valve functions primarily in an ON/OFF mode and does not provide continuous closed-loop modulation capable of automatically maintaining chamber pressure at the desired setpoint under varying process conditions.</w:t>
            </w:r>
          </w:p>
          <w:p w:rsidRPr="000B517B" w:rsidR="000B517B" w:rsidP="000B517B" w:rsidRDefault="000B517B" w14:paraId="1BE55484" w14:textId="4C51939D">
            <w:pPr>
              <w:spacing w:before="60" w:line="256" w:lineRule="auto"/>
              <w:rPr>
                <w:b/>
                <w:sz w:val="24"/>
                <w:szCs w:val="24"/>
              </w:rPr>
            </w:pPr>
          </w:p>
          <w:p w:rsidRPr="000B517B" w:rsidR="000B517B" w:rsidP="000B517B" w:rsidRDefault="000B517B" w14:paraId="47E80606" w14:textId="77777777">
            <w:pPr>
              <w:spacing w:before="60" w:line="256" w:lineRule="auto"/>
              <w:rPr>
                <w:b/>
                <w:bCs/>
                <w:sz w:val="24"/>
                <w:szCs w:val="24"/>
              </w:rPr>
            </w:pPr>
            <w:r w:rsidRPr="000B517B">
              <w:rPr>
                <w:b/>
                <w:bCs/>
                <w:sz w:val="24"/>
                <w:szCs w:val="24"/>
              </w:rPr>
              <w:t>Q6. Why did the event occur despite implementation of previous CAPAs and compliance with approved procedures?</w:t>
            </w:r>
          </w:p>
          <w:p w:rsidRPr="000B517B" w:rsidR="000B517B" w:rsidP="006A2596" w:rsidRDefault="000B517B" w14:paraId="2B3BE541" w14:textId="77777777">
            <w:pPr>
              <w:spacing w:before="60" w:line="256" w:lineRule="auto"/>
              <w:jc w:val="both"/>
              <w:rPr>
                <w:b/>
                <w:sz w:val="24"/>
                <w:szCs w:val="24"/>
              </w:rPr>
            </w:pPr>
            <w:r w:rsidRPr="000B517B">
              <w:rPr>
                <w:b/>
                <w:bCs/>
                <w:sz w:val="24"/>
                <w:szCs w:val="24"/>
              </w:rPr>
              <w:t>A6.</w:t>
            </w:r>
            <w:r w:rsidRPr="000B517B">
              <w:rPr>
                <w:b/>
                <w:sz w:val="24"/>
                <w:szCs w:val="24"/>
              </w:rPr>
              <w:t xml:space="preserve"> </w:t>
            </w:r>
            <w:r w:rsidRPr="006A2596">
              <w:rPr>
                <w:bCs/>
                <w:sz w:val="24"/>
                <w:szCs w:val="24"/>
              </w:rPr>
              <w:t>Because the CAPAs implemented from previous events effectively addressed the specific causes identified at that time, including needle-valve replacement, procedural verification, dual sign-off, operating-range definition, preventive maintenance and personnel training. However, these CAPAs did not eliminate the inherent dependence of the vacuum-control system on manual needle-valve adjustment and the associated stabilization period required during changing process conditions. Therefore, a residual possibility of temporary vacuum excursion remains despite compliance with established controls.</w:t>
            </w:r>
          </w:p>
          <w:p w:rsidRPr="000B517B" w:rsidR="000B517B" w:rsidP="000B517B" w:rsidRDefault="000B517B" w14:paraId="33D6B69F" w14:textId="094C1CBC">
            <w:pPr>
              <w:spacing w:before="60" w:line="256" w:lineRule="auto"/>
              <w:rPr>
                <w:b/>
                <w:sz w:val="24"/>
                <w:szCs w:val="24"/>
              </w:rPr>
            </w:pPr>
          </w:p>
          <w:p w:rsidRPr="000B517B" w:rsidR="000B517B" w:rsidP="000B517B" w:rsidRDefault="000B517B" w14:paraId="4F28BA97" w14:textId="77777777">
            <w:pPr>
              <w:spacing w:before="60" w:line="256" w:lineRule="auto"/>
              <w:rPr>
                <w:b/>
                <w:bCs/>
                <w:sz w:val="24"/>
                <w:szCs w:val="24"/>
              </w:rPr>
            </w:pPr>
            <w:r w:rsidRPr="000B517B">
              <w:rPr>
                <w:b/>
                <w:bCs/>
                <w:sz w:val="24"/>
                <w:szCs w:val="24"/>
              </w:rPr>
              <w:t>Q7. Why could the residual risk not be completely eliminated through the existing control strategy?</w:t>
            </w:r>
          </w:p>
          <w:p w:rsidRPr="000B517B" w:rsidR="000B517B" w:rsidP="006A2596" w:rsidRDefault="000B517B" w14:paraId="688B21F9" w14:textId="77777777">
            <w:pPr>
              <w:spacing w:before="60" w:line="256" w:lineRule="auto"/>
              <w:jc w:val="both"/>
              <w:rPr>
                <w:b/>
                <w:sz w:val="24"/>
                <w:szCs w:val="24"/>
              </w:rPr>
            </w:pPr>
            <w:r w:rsidRPr="000B517B">
              <w:rPr>
                <w:b/>
                <w:bCs/>
                <w:sz w:val="24"/>
                <w:szCs w:val="24"/>
              </w:rPr>
              <w:t>A7.</w:t>
            </w:r>
            <w:r w:rsidRPr="000B517B">
              <w:rPr>
                <w:b/>
                <w:sz w:val="24"/>
                <w:szCs w:val="24"/>
              </w:rPr>
              <w:t xml:space="preserve"> </w:t>
            </w:r>
            <w:r w:rsidRPr="006A2596">
              <w:rPr>
                <w:bCs/>
                <w:sz w:val="24"/>
                <w:szCs w:val="24"/>
              </w:rPr>
              <w:t>Because the current vacuum-control configuration inherently depends on manual regulation of the needle valve in response to changing chamber conditions. The required valve position varies with sublimation rate, vapor generation, nitrogen-flow requirements and vacuum response during the lyophilization cycle. Consequently, the implemented controls reduce the likelihood and impact of recurrence but cannot completely eliminate the process variability associated with manual vacuum regulation and stabilization.</w:t>
            </w:r>
          </w:p>
          <w:p w:rsidRPr="002920B1" w:rsidR="003D7BA9" w:rsidP="004C32BE" w:rsidRDefault="003D7BA9" w14:paraId="14CF0547" w14:textId="77777777">
            <w:pPr>
              <w:spacing w:before="60" w:line="256" w:lineRule="auto"/>
              <w:rPr>
                <w:bCs/>
                <w:sz w:val="24"/>
                <w:szCs w:val="24"/>
              </w:rPr>
            </w:pPr>
          </w:p>
          <w:p w:rsidRPr="002920B1" w:rsidR="003D7BA9" w:rsidP="004C32BE" w:rsidRDefault="003D7BA9" w14:paraId="3EDBD53F" w14:textId="7BAE3012">
            <w:pPr>
              <w:rPr>
                <w:sz w:val="24"/>
                <w:szCs w:val="24"/>
              </w:rPr>
            </w:pPr>
          </w:p>
        </w:tc>
      </w:tr>
      <w:tr w:rsidRPr="002920B1" w:rsidR="003D7BA9" w:rsidTr="257A5F30" w14:paraId="16D85230" w14:textId="777777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30"/>
        </w:trPr>
        <w:tc>
          <w:tcPr>
            <w:tcW w:w="10440" w:type="dxa"/>
            <w:gridSpan w:val="4"/>
            <w:tcBorders>
              <w:top w:val="single" w:color="auto" w:sz="8" w:space="0"/>
              <w:left w:val="single" w:color="auto" w:sz="8" w:space="0"/>
              <w:bottom w:val="single" w:color="auto" w:sz="8" w:space="0"/>
              <w:right w:val="single" w:color="auto" w:sz="8" w:space="0"/>
            </w:tcBorders>
            <w:tcMar/>
          </w:tcPr>
          <w:p w:rsidRPr="002920B1" w:rsidR="003D7BA9" w:rsidP="003D7BA9" w:rsidRDefault="003D7BA9" w14:paraId="5E239A03" w14:textId="020E8E06">
            <w:pPr>
              <w:spacing w:before="60" w:line="276" w:lineRule="auto"/>
              <w:jc w:val="both"/>
              <w:rPr>
                <w:b/>
                <w:sz w:val="24"/>
                <w:szCs w:val="24"/>
              </w:rPr>
            </w:pPr>
            <w:r w:rsidRPr="002920B1">
              <w:rPr>
                <w:b/>
                <w:sz w:val="24"/>
                <w:szCs w:val="24"/>
              </w:rPr>
              <w:t>Root Cause/ Probable Cause:</w:t>
            </w:r>
          </w:p>
        </w:tc>
      </w:tr>
      <w:tr w:rsidRPr="002920B1" w:rsidR="005F785B" w:rsidTr="257A5F30" w14:paraId="3A55F9A4" w14:textId="777777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3787"/>
        </w:trPr>
        <w:tc>
          <w:tcPr>
            <w:tcW w:w="10440" w:type="dxa"/>
            <w:gridSpan w:val="4"/>
            <w:tcBorders>
              <w:top w:val="single" w:color="auto" w:sz="8" w:space="0"/>
              <w:left w:val="single" w:color="auto" w:sz="8" w:space="0"/>
              <w:bottom w:val="single" w:color="auto" w:sz="8" w:space="0"/>
              <w:right w:val="single" w:color="auto" w:sz="8" w:space="0"/>
            </w:tcBorders>
            <w:tcMar/>
          </w:tcPr>
          <w:p w:rsidRPr="00254F41" w:rsidR="005F785B" w:rsidP="005F785B" w:rsidRDefault="005F785B" w14:paraId="37A4D5B3" w14:textId="77777777">
            <w:pPr>
              <w:spacing w:after="160" w:line="259" w:lineRule="auto"/>
              <w:jc w:val="both"/>
              <w:rPr>
                <w:ins w:author="Sachin Kumbhar" w:date="2026-09-04T12:01:00Z" w16du:dateUtc="2026-09-04T06:31:00Z" w:id="158905742"/>
                <w:sz w:val="24"/>
                <w:szCs w:val="24"/>
              </w:rPr>
            </w:pPr>
            <w:bookmarkStart w:name="_Hlk166245540" w:id="513"/>
            <w:commentRangeStart w:id="755211706"/>
            <w:ins w:author="Sachin Kumbhar" w:date="2026-09-04T12:01:00Z" w16du:dateUtc="2026-09-04T06:31:00Z" w:id="1736004711">
              <w:r w:rsidRPr="257A5F30" w:rsidR="005F785B">
                <w:rPr>
                  <w:sz w:val="24"/>
                  <w:szCs w:val="24"/>
                </w:rPr>
                <w:t>The root cause of the event was the vacuum-control system limitation of Lyophilizer L-1901</w:t>
              </w:r>
            </w:ins>
            <w:commentRangeEnd w:id="755211706"/>
            <w:r>
              <w:rPr>
                <w:rStyle w:val="CommentReference"/>
              </w:rPr>
              <w:commentReference w:id="755211706"/>
            </w:r>
            <w:ins w:author="Sachin Kumbhar" w:date="2026-09-04T12:01:00Z" w16du:dateUtc="2026-09-04T06:31:00Z" w:id="836002753">
              <w:r w:rsidRPr="257A5F30" w:rsidR="005F785B">
                <w:rPr>
                  <w:sz w:val="24"/>
                  <w:szCs w:val="24"/>
                </w:rPr>
                <w:t xml:space="preserve">, which </w:t>
              </w:r>
            </w:ins>
            <w:commentRangeStart w:id="515"/>
            <w:ins w:author="Sachin Kumbhar" w:date="2026-09-04T12:01:00Z" w16du:dateUtc="2026-09-04T06:31:00Z" w:id="1405750452">
              <w:r w:rsidRPr="257A5F30" w:rsidR="005F785B">
                <w:rPr>
                  <w:sz w:val="24"/>
                  <w:szCs w:val="24"/>
                </w:rPr>
                <w:t>relies</w:t>
              </w:r>
            </w:ins>
            <w:commentRangeEnd w:id="515"/>
            <w:r>
              <w:rPr>
                <w:rStyle w:val="CommentReference"/>
              </w:rPr>
              <w:commentReference w:id="515"/>
            </w:r>
            <w:ins w:author="Sachin Kumbhar" w:date="2026-09-04T12:01:00Z" w16du:dateUtc="2026-09-04T06:31:00Z" w:id="636606911">
              <w:r w:rsidRPr="257A5F30" w:rsidR="005F785B">
                <w:rPr>
                  <w:sz w:val="24"/>
                  <w:szCs w:val="24"/>
                </w:rPr>
                <w:t xml:space="preserve"> on a manually operated needle valve for fine chamber-pressure adjustment during the transition into Primary Drying Step 1.</w:t>
              </w:r>
            </w:ins>
          </w:p>
          <w:p w:rsidRPr="00254F41" w:rsidR="005F785B" w:rsidP="005F785B" w:rsidRDefault="005F785B" w14:paraId="49A700FA" w14:textId="77777777">
            <w:pPr>
              <w:spacing w:after="160" w:line="259" w:lineRule="auto"/>
              <w:jc w:val="both"/>
              <w:rPr>
                <w:ins w:author="Sachin Kumbhar" w:date="2026-09-04T12:01:00Z" w16du:dateUtc="2026-09-04T06:31:00Z" w:id="517"/>
                <w:sz w:val="24"/>
                <w:szCs w:val="24"/>
              </w:rPr>
            </w:pPr>
            <w:ins w:author="Sachin Kumbhar" w:date="2026-09-04T12:01:00Z" w16du:dateUtc="2026-09-04T06:31:00Z" w:id="518">
              <w:r w:rsidRPr="00254F41">
                <w:rPr>
                  <w:sz w:val="24"/>
                  <w:szCs w:val="24"/>
                </w:rPr>
                <w:t>The installed system does not provide continuous closed-loop fine pressure modulation to automatically compensate for changes in vacuum demand and process conditions. Consequently, manual needle-valve adjustment is required to establish and stabilize the chamber pressure within the specified operating range.</w:t>
              </w:r>
            </w:ins>
          </w:p>
          <w:p w:rsidRPr="00254F41" w:rsidR="005F785B" w:rsidP="005F785B" w:rsidRDefault="005F785B" w14:paraId="26DD6591" w14:textId="77777777">
            <w:pPr>
              <w:spacing w:after="160" w:line="259" w:lineRule="auto"/>
              <w:jc w:val="both"/>
              <w:rPr>
                <w:ins w:author="Sachin Kumbhar" w:date="2026-09-04T12:01:00Z" w16du:dateUtc="2026-09-04T06:31:00Z" w:id="519"/>
                <w:sz w:val="24"/>
                <w:szCs w:val="24"/>
              </w:rPr>
            </w:pPr>
            <w:ins w:author="Sachin Kumbhar" w:date="2026-09-04T12:01:00Z" w16du:dateUtc="2026-09-04T06:31:00Z" w:id="520">
              <w:r w:rsidRPr="00254F41">
                <w:rPr>
                  <w:sz w:val="24"/>
                  <w:szCs w:val="24"/>
                </w:rPr>
                <w:t xml:space="preserve">The investigation confirmed that the operators were trained and followed the approved procedure, and no mechanical failure of the needle valve was identified. Therefore, the event is </w:t>
              </w:r>
              <w:r w:rsidRPr="00FA70DB">
                <w:rPr>
                  <w:sz w:val="24"/>
                  <w:szCs w:val="24"/>
                </w:rPr>
                <w:t>not attributed to operator error or performance</w:t>
              </w:r>
              <w:r w:rsidRPr="00254F41">
                <w:rPr>
                  <w:sz w:val="24"/>
                  <w:szCs w:val="24"/>
                </w:rPr>
                <w:t xml:space="preserve">, but to the inherent limitation of the existing vacuum-control </w:t>
              </w:r>
              <w:r>
                <w:rPr>
                  <w:sz w:val="24"/>
                  <w:szCs w:val="24"/>
                </w:rPr>
                <w:t xml:space="preserve">system </w:t>
              </w:r>
              <w:r w:rsidRPr="00254F41">
                <w:rPr>
                  <w:sz w:val="24"/>
                  <w:szCs w:val="24"/>
                </w:rPr>
                <w:t>and its dependence on manual intervention for pressure stabilization.</w:t>
              </w:r>
            </w:ins>
          </w:p>
          <w:p w:rsidR="005F785B" w:rsidP="005F785B" w:rsidRDefault="005F785B" w14:paraId="168E30FD" w14:textId="77777777">
            <w:pPr>
              <w:spacing w:after="160" w:line="259" w:lineRule="auto"/>
              <w:jc w:val="both"/>
              <w:rPr>
                <w:ins w:author="Sachin Kumbhar" w:date="2026-09-04T12:01:00Z" w16du:dateUtc="2026-09-04T06:31:00Z" w:id="521"/>
                <w:sz w:val="24"/>
                <w:szCs w:val="24"/>
              </w:rPr>
            </w:pPr>
            <w:ins w:author="Sachin Kumbhar" w:date="2026-09-04T12:01:00Z" w16du:dateUtc="2026-09-04T06:31:00Z" w:id="522">
              <w:r w:rsidRPr="4963D20A">
                <w:rPr>
                  <w:sz w:val="24"/>
                  <w:szCs w:val="24"/>
                </w:rPr>
                <w:t xml:space="preserve"> </w:t>
              </w:r>
            </w:ins>
          </w:p>
          <w:p w:rsidRPr="000B517B" w:rsidR="005F785B" w:rsidP="005F785B" w:rsidRDefault="005F785B" w14:paraId="67FA0E0F" w14:textId="77777777">
            <w:pPr>
              <w:spacing w:after="160" w:line="259" w:lineRule="auto"/>
              <w:jc w:val="both"/>
              <w:rPr>
                <w:ins w:author="Sachin Kumbhar" w:date="2026-09-04T12:01:00Z" w16du:dateUtc="2026-09-04T06:31:00Z" w:id="523"/>
                <w:sz w:val="24"/>
                <w:szCs w:val="24"/>
              </w:rPr>
            </w:pPr>
            <w:ins w:author="Sachin Kumbhar" w:date="2026-09-04T12:01:00Z" w16du:dateUtc="2026-09-04T06:31:00Z" w:id="524">
              <w:r w:rsidRPr="4963D20A">
                <w:rPr>
                  <w:sz w:val="24"/>
                  <w:szCs w:val="24"/>
                </w:rPr>
                <w:t>Due to changes in sublimation rate, vapor load and chamber-pressure response during process transition, the required needle-valve setting could not be represented by a single fixed position. Consequently, additional fine adjustment and vacuum-stabilization time were required to achieve equilibrium</w:t>
              </w:r>
              <w:r>
                <w:rPr>
                  <w:sz w:val="24"/>
                  <w:szCs w:val="24"/>
                </w:rPr>
                <w:t>.</w:t>
              </w:r>
            </w:ins>
          </w:p>
          <w:p w:rsidRPr="000B517B" w:rsidR="005F785B" w:rsidP="005F785B" w:rsidRDefault="005F785B" w14:paraId="7EFA3F78" w14:textId="77777777">
            <w:pPr>
              <w:spacing w:line="259" w:lineRule="auto"/>
              <w:rPr>
                <w:ins w:author="Sachin Kumbhar" w:date="2026-09-04T12:01:00Z" w16du:dateUtc="2026-09-04T06:31:00Z" w:id="525"/>
                <w:b/>
                <w:bCs/>
                <w:sz w:val="24"/>
                <w:szCs w:val="24"/>
              </w:rPr>
            </w:pPr>
            <w:ins w:author="Sachin Kumbhar" w:date="2026-09-04T12:01:00Z" w16du:dateUtc="2026-09-04T06:31:00Z" w:id="526">
              <w:r w:rsidRPr="000B517B">
                <w:rPr>
                  <w:b/>
                  <w:bCs/>
                  <w:sz w:val="24"/>
                  <w:szCs w:val="24"/>
                </w:rPr>
                <w:t>Contributing Factors</w:t>
              </w:r>
            </w:ins>
          </w:p>
          <w:p w:rsidRPr="000B517B" w:rsidR="005F785B" w:rsidP="005F785B" w:rsidRDefault="005F785B" w14:paraId="6161DF9E" w14:textId="77777777">
            <w:pPr>
              <w:numPr>
                <w:ilvl w:val="0"/>
                <w:numId w:val="23"/>
              </w:numPr>
              <w:spacing w:line="259" w:lineRule="auto"/>
              <w:rPr>
                <w:ins w:author="Sachin Kumbhar" w:date="2026-09-04T12:01:00Z" w16du:dateUtc="2026-09-04T06:31:00Z" w:id="527"/>
                <w:sz w:val="24"/>
                <w:szCs w:val="24"/>
              </w:rPr>
            </w:pPr>
            <w:ins w:author="Sachin Kumbhar" w:date="2026-09-04T12:01:00Z" w16du:dateUtc="2026-09-04T06:31:00Z" w:id="528">
              <w:r w:rsidRPr="000B517B">
                <w:rPr>
                  <w:sz w:val="24"/>
                  <w:szCs w:val="24"/>
                </w:rPr>
                <w:t>High sensitivity of the vacuum-control needle valve.</w:t>
              </w:r>
            </w:ins>
          </w:p>
          <w:p w:rsidRPr="000B517B" w:rsidR="005F785B" w:rsidP="005F785B" w:rsidRDefault="005F785B" w14:paraId="02CCA883" w14:textId="77777777">
            <w:pPr>
              <w:numPr>
                <w:ilvl w:val="0"/>
                <w:numId w:val="23"/>
              </w:numPr>
              <w:spacing w:line="259" w:lineRule="auto"/>
              <w:rPr>
                <w:ins w:author="Sachin Kumbhar" w:date="2026-09-04T12:01:00Z" w16du:dateUtc="2026-09-04T06:31:00Z" w:id="529"/>
                <w:sz w:val="24"/>
                <w:szCs w:val="24"/>
              </w:rPr>
            </w:pPr>
            <w:ins w:author="Sachin Kumbhar" w:date="2026-09-04T12:01:00Z" w16du:dateUtc="2026-09-04T06:31:00Z" w:id="530">
              <w:r w:rsidRPr="000B517B">
                <w:rPr>
                  <w:sz w:val="24"/>
                  <w:szCs w:val="24"/>
                </w:rPr>
                <w:t>Absence of automated closed-loop chamber-pressure control.</w:t>
              </w:r>
            </w:ins>
          </w:p>
          <w:p w:rsidRPr="000B517B" w:rsidR="005F785B" w:rsidP="005F785B" w:rsidRDefault="005F785B" w14:paraId="00696397" w14:textId="77777777">
            <w:pPr>
              <w:numPr>
                <w:ilvl w:val="0"/>
                <w:numId w:val="23"/>
              </w:numPr>
              <w:spacing w:line="259" w:lineRule="auto"/>
              <w:rPr>
                <w:ins w:author="Sachin Kumbhar" w:date="2026-09-04T12:01:00Z" w16du:dateUtc="2026-09-04T06:31:00Z" w:id="531"/>
                <w:sz w:val="24"/>
                <w:szCs w:val="24"/>
              </w:rPr>
            </w:pPr>
            <w:ins w:author="Sachin Kumbhar" w:date="2026-09-04T12:01:00Z" w16du:dateUtc="2026-09-04T06:31:00Z" w:id="532">
              <w:r w:rsidRPr="000B517B">
                <w:rPr>
                  <w:sz w:val="24"/>
                  <w:szCs w:val="24"/>
                </w:rPr>
                <w:t>Dynamic changes in sublimation rate and vapor load during process transitions.</w:t>
              </w:r>
            </w:ins>
          </w:p>
          <w:p w:rsidRPr="000B517B" w:rsidR="005F785B" w:rsidP="005F785B" w:rsidRDefault="005F785B" w14:paraId="661E3B99" w14:textId="77777777">
            <w:pPr>
              <w:numPr>
                <w:ilvl w:val="0"/>
                <w:numId w:val="23"/>
              </w:numPr>
              <w:spacing w:line="259" w:lineRule="auto"/>
              <w:rPr>
                <w:ins w:author="Sachin Kumbhar" w:date="2026-09-04T12:01:00Z" w16du:dateUtc="2026-09-04T06:31:00Z" w:id="533"/>
                <w:sz w:val="24"/>
                <w:szCs w:val="24"/>
              </w:rPr>
            </w:pPr>
            <w:ins w:author="Sachin Kumbhar" w:date="2026-09-04T12:01:00Z" w16du:dateUtc="2026-09-04T06:31:00Z" w:id="534">
              <w:r w:rsidRPr="000B517B">
                <w:rPr>
                  <w:sz w:val="24"/>
                  <w:szCs w:val="24"/>
                </w:rPr>
                <w:t>Time required for chamber-vacuum stabilization following manual adjustment.</w:t>
              </w:r>
            </w:ins>
          </w:p>
          <w:p w:rsidRPr="000B517B" w:rsidR="005F785B" w:rsidP="005F785B" w:rsidRDefault="005F785B" w14:paraId="30E13FB5" w14:textId="77777777">
            <w:pPr>
              <w:numPr>
                <w:ilvl w:val="0"/>
                <w:numId w:val="23"/>
              </w:numPr>
              <w:spacing w:line="259" w:lineRule="auto"/>
              <w:rPr>
                <w:ins w:author="Sachin Kumbhar" w:date="2026-09-04T12:01:00Z" w16du:dateUtc="2026-09-04T06:31:00Z" w:id="535"/>
                <w:sz w:val="24"/>
                <w:szCs w:val="24"/>
              </w:rPr>
            </w:pPr>
            <w:ins w:author="Sachin Kumbhar" w:date="2026-09-04T12:01:00Z" w16du:dateUtc="2026-09-04T06:31:00Z" w:id="536">
              <w:r w:rsidRPr="000B517B">
                <w:rPr>
                  <w:sz w:val="24"/>
                  <w:szCs w:val="24"/>
                </w:rPr>
                <w:t>Residual process variability associated with manual vacuum regulation.</w:t>
              </w:r>
            </w:ins>
          </w:p>
          <w:p w:rsidRPr="00254F41" w:rsidR="005F785B" w:rsidDel="005F785B" w:rsidP="005F785B" w:rsidRDefault="005F785B" w14:paraId="26FBAD6A" w14:textId="13ED5126">
            <w:pPr>
              <w:spacing w:after="160" w:line="259" w:lineRule="auto"/>
              <w:jc w:val="both"/>
              <w:rPr>
                <w:del w:author="Sachin Kumbhar" w:date="2026-09-04T12:01:00Z" w16du:dateUtc="2026-09-04T06:31:00Z" w:id="537"/>
                <w:sz w:val="24"/>
                <w:szCs w:val="24"/>
              </w:rPr>
            </w:pPr>
            <w:del w:author="Sachin Kumbhar" w:date="2026-09-04T12:01:00Z" w16du:dateUtc="2026-09-04T06:31:00Z" w:id="538">
              <w:r w:rsidRPr="00254F41" w:rsidDel="005F785B">
                <w:rPr>
                  <w:sz w:val="24"/>
                  <w:szCs w:val="24"/>
                </w:rPr>
                <w:delText xml:space="preserve">The root cause of the event was the </w:delText>
              </w:r>
              <w:r w:rsidRPr="00FA70DB" w:rsidDel="005F785B">
                <w:rPr>
                  <w:sz w:val="24"/>
                  <w:szCs w:val="24"/>
                </w:rPr>
                <w:delText>vacuum-control system limitation of Lyophilizer L-1901</w:delText>
              </w:r>
              <w:r w:rsidRPr="00254F41" w:rsidDel="005F785B">
                <w:rPr>
                  <w:sz w:val="24"/>
                  <w:szCs w:val="24"/>
                </w:rPr>
                <w:delText>, which relies on a manually operated needle valve for fine chamber-pressure adjustment during the transition into Primary Drying Step 1.</w:delText>
              </w:r>
            </w:del>
          </w:p>
          <w:p w:rsidRPr="00254F41" w:rsidR="005F785B" w:rsidDel="005F785B" w:rsidP="005F785B" w:rsidRDefault="005F785B" w14:paraId="20387308" w14:textId="75D75AF6">
            <w:pPr>
              <w:spacing w:after="160" w:line="259" w:lineRule="auto"/>
              <w:jc w:val="both"/>
              <w:rPr>
                <w:del w:author="Sachin Kumbhar" w:date="2026-09-04T12:01:00Z" w16du:dateUtc="2026-09-04T06:31:00Z" w:id="539"/>
                <w:sz w:val="24"/>
                <w:szCs w:val="24"/>
              </w:rPr>
            </w:pPr>
            <w:del w:author="Sachin Kumbhar" w:date="2026-09-04T12:01:00Z" w16du:dateUtc="2026-09-04T06:31:00Z" w:id="540">
              <w:r w:rsidRPr="00254F41" w:rsidDel="005F785B">
                <w:rPr>
                  <w:sz w:val="24"/>
                  <w:szCs w:val="24"/>
                </w:rPr>
                <w:delText>The installed system does not provide continuous closed-loop fine pressure modulation to automatically compensate for changes in vacuum demand and process conditions. Consequently, manual needle-valve adjustment is required to establish and stabilize the chamber pressure within the specified operating range.</w:delText>
              </w:r>
            </w:del>
          </w:p>
          <w:p w:rsidRPr="00254F41" w:rsidR="005F785B" w:rsidDel="005F785B" w:rsidP="005F785B" w:rsidRDefault="005F785B" w14:paraId="30A1C43D" w14:textId="01113A3A">
            <w:pPr>
              <w:spacing w:after="160" w:line="259" w:lineRule="auto"/>
              <w:jc w:val="both"/>
              <w:rPr>
                <w:del w:author="Sachin Kumbhar" w:date="2026-09-04T12:01:00Z" w16du:dateUtc="2026-09-04T06:31:00Z" w:id="541"/>
                <w:sz w:val="24"/>
                <w:szCs w:val="24"/>
              </w:rPr>
            </w:pPr>
            <w:del w:author="Sachin Kumbhar" w:date="2026-09-04T12:01:00Z" w16du:dateUtc="2026-09-04T06:31:00Z" w:id="542">
              <w:r w:rsidRPr="00254F41" w:rsidDel="005F785B">
                <w:rPr>
                  <w:sz w:val="24"/>
                  <w:szCs w:val="24"/>
                </w:rPr>
                <w:delText xml:space="preserve">The investigation confirmed that the operators were trained and followed the approved procedure, and no mechanical failure of the needle valve was identified. Therefore, the event is </w:delText>
              </w:r>
              <w:r w:rsidRPr="00FA70DB" w:rsidDel="005F785B">
                <w:rPr>
                  <w:sz w:val="24"/>
                  <w:szCs w:val="24"/>
                </w:rPr>
                <w:delText>not attributed to operator error or performance</w:delText>
              </w:r>
              <w:r w:rsidRPr="00254F41" w:rsidDel="005F785B">
                <w:rPr>
                  <w:sz w:val="24"/>
                  <w:szCs w:val="24"/>
                </w:rPr>
                <w:delText xml:space="preserve">, but to the inherent limitation of the existing vacuum-control </w:delText>
              </w:r>
              <w:r w:rsidDel="005F785B">
                <w:rPr>
                  <w:sz w:val="24"/>
                  <w:szCs w:val="24"/>
                </w:rPr>
                <w:delText xml:space="preserve">system </w:delText>
              </w:r>
              <w:r w:rsidRPr="00254F41" w:rsidDel="005F785B">
                <w:rPr>
                  <w:sz w:val="24"/>
                  <w:szCs w:val="24"/>
                </w:rPr>
                <w:delText>and its dependence on manual intervention for pressure stabilization.</w:delText>
              </w:r>
            </w:del>
          </w:p>
          <w:p w:rsidR="005F785B" w:rsidDel="005F785B" w:rsidP="005F785B" w:rsidRDefault="005F785B" w14:paraId="0F843EB2" w14:textId="71C199EB">
            <w:pPr>
              <w:spacing w:after="160" w:line="259" w:lineRule="auto"/>
              <w:jc w:val="both"/>
              <w:rPr>
                <w:del w:author="Sachin Kumbhar" w:date="2026-09-04T12:01:00Z" w16du:dateUtc="2026-09-04T06:31:00Z" w:id="543"/>
                <w:sz w:val="24"/>
                <w:szCs w:val="24"/>
              </w:rPr>
            </w:pPr>
            <w:del w:author="Sachin Kumbhar" w:date="2026-09-04T12:01:00Z" w16du:dateUtc="2026-09-04T06:31:00Z" w:id="544">
              <w:r w:rsidRPr="4963D20A" w:rsidDel="005F785B">
                <w:rPr>
                  <w:sz w:val="24"/>
                  <w:szCs w:val="24"/>
                </w:rPr>
                <w:delText xml:space="preserve"> </w:delText>
              </w:r>
            </w:del>
          </w:p>
          <w:p w:rsidRPr="000B517B" w:rsidR="005F785B" w:rsidDel="005F785B" w:rsidP="005F785B" w:rsidRDefault="005F785B" w14:paraId="0BF98976" w14:textId="69C03C3C">
            <w:pPr>
              <w:spacing w:after="160" w:line="259" w:lineRule="auto"/>
              <w:jc w:val="both"/>
              <w:rPr>
                <w:del w:author="Sachin Kumbhar" w:date="2026-09-04T12:01:00Z" w16du:dateUtc="2026-09-04T06:31:00Z" w:id="545"/>
                <w:sz w:val="24"/>
                <w:szCs w:val="24"/>
              </w:rPr>
            </w:pPr>
            <w:del w:author="Sachin Kumbhar" w:date="2026-09-04T12:01:00Z" w16du:dateUtc="2026-09-04T06:31:00Z" w:id="546">
              <w:r w:rsidRPr="4963D20A" w:rsidDel="005F785B">
                <w:rPr>
                  <w:sz w:val="24"/>
                  <w:szCs w:val="24"/>
                </w:rPr>
                <w:delText>Due to changes in sublimation rate, vapor load and chamber-pressure response during process transition, the required needle-valve setting could not be represented by a single fixed position. Consequently, additional fine adjustment and vacuum-stabilization time were required to achieve equilibrium</w:delText>
              </w:r>
              <w:r w:rsidDel="005F785B">
                <w:rPr>
                  <w:sz w:val="24"/>
                  <w:szCs w:val="24"/>
                </w:rPr>
                <w:delText>.</w:delText>
              </w:r>
            </w:del>
          </w:p>
          <w:p w:rsidRPr="000B517B" w:rsidR="005F785B" w:rsidDel="005F785B" w:rsidP="005F785B" w:rsidRDefault="005F785B" w14:paraId="7F1B2132" w14:textId="6B1954C7">
            <w:pPr>
              <w:spacing w:line="259" w:lineRule="auto"/>
              <w:rPr>
                <w:del w:author="Sachin Kumbhar" w:date="2026-09-04T12:01:00Z" w16du:dateUtc="2026-09-04T06:31:00Z" w:id="547"/>
                <w:b/>
                <w:bCs/>
                <w:sz w:val="24"/>
                <w:szCs w:val="24"/>
              </w:rPr>
            </w:pPr>
            <w:del w:author="Sachin Kumbhar" w:date="2026-09-04T12:01:00Z" w16du:dateUtc="2026-09-04T06:31:00Z" w:id="548">
              <w:r w:rsidRPr="000B517B" w:rsidDel="005F785B">
                <w:rPr>
                  <w:b/>
                  <w:bCs/>
                  <w:sz w:val="24"/>
                  <w:szCs w:val="24"/>
                </w:rPr>
                <w:delText>Contributing Factors</w:delText>
              </w:r>
            </w:del>
          </w:p>
          <w:p w:rsidRPr="000B517B" w:rsidR="005F785B" w:rsidDel="005F785B" w:rsidP="005F785B" w:rsidRDefault="005F785B" w14:paraId="4ED5773F" w14:textId="47CFF9C4">
            <w:pPr>
              <w:numPr>
                <w:ilvl w:val="0"/>
                <w:numId w:val="23"/>
              </w:numPr>
              <w:spacing w:line="259" w:lineRule="auto"/>
              <w:rPr>
                <w:del w:author="Sachin Kumbhar" w:date="2026-09-04T12:01:00Z" w16du:dateUtc="2026-09-04T06:31:00Z" w:id="549"/>
                <w:sz w:val="24"/>
                <w:szCs w:val="24"/>
              </w:rPr>
            </w:pPr>
            <w:del w:author="Sachin Kumbhar" w:date="2026-09-04T12:01:00Z" w16du:dateUtc="2026-09-04T06:31:00Z" w:id="550">
              <w:r w:rsidRPr="000B517B" w:rsidDel="005F785B">
                <w:rPr>
                  <w:sz w:val="24"/>
                  <w:szCs w:val="24"/>
                </w:rPr>
                <w:delText>High sensitivity of the vacuum-control needle valve.</w:delText>
              </w:r>
            </w:del>
          </w:p>
          <w:p w:rsidRPr="000B517B" w:rsidR="005F785B" w:rsidDel="005F785B" w:rsidP="005F785B" w:rsidRDefault="005F785B" w14:paraId="6E4C7DEE" w14:textId="73C978D8">
            <w:pPr>
              <w:numPr>
                <w:ilvl w:val="0"/>
                <w:numId w:val="23"/>
              </w:numPr>
              <w:spacing w:line="259" w:lineRule="auto"/>
              <w:rPr>
                <w:del w:author="Sachin Kumbhar" w:date="2026-09-04T12:01:00Z" w16du:dateUtc="2026-09-04T06:31:00Z" w:id="551"/>
                <w:sz w:val="24"/>
                <w:szCs w:val="24"/>
              </w:rPr>
            </w:pPr>
            <w:del w:author="Sachin Kumbhar" w:date="2026-09-04T12:01:00Z" w16du:dateUtc="2026-09-04T06:31:00Z" w:id="552">
              <w:r w:rsidRPr="000B517B" w:rsidDel="005F785B">
                <w:rPr>
                  <w:sz w:val="24"/>
                  <w:szCs w:val="24"/>
                </w:rPr>
                <w:delText>Absence of automated closed-loop chamber-pressure control.</w:delText>
              </w:r>
            </w:del>
          </w:p>
          <w:p w:rsidRPr="000B517B" w:rsidR="005F785B" w:rsidDel="005F785B" w:rsidP="005F785B" w:rsidRDefault="005F785B" w14:paraId="07880FB2" w14:textId="6399AA9C">
            <w:pPr>
              <w:numPr>
                <w:ilvl w:val="0"/>
                <w:numId w:val="23"/>
              </w:numPr>
              <w:spacing w:line="259" w:lineRule="auto"/>
              <w:rPr>
                <w:del w:author="Sachin Kumbhar" w:date="2026-09-04T12:01:00Z" w16du:dateUtc="2026-09-04T06:31:00Z" w:id="553"/>
                <w:sz w:val="24"/>
                <w:szCs w:val="24"/>
              </w:rPr>
            </w:pPr>
            <w:del w:author="Sachin Kumbhar" w:date="2026-09-04T12:01:00Z" w16du:dateUtc="2026-09-04T06:31:00Z" w:id="554">
              <w:r w:rsidRPr="000B517B" w:rsidDel="005F785B">
                <w:rPr>
                  <w:sz w:val="24"/>
                  <w:szCs w:val="24"/>
                </w:rPr>
                <w:delText>Dynamic changes in sublimation rate and vapor load during process transitions.</w:delText>
              </w:r>
            </w:del>
          </w:p>
          <w:p w:rsidRPr="000B517B" w:rsidR="005F785B" w:rsidDel="005F785B" w:rsidP="005F785B" w:rsidRDefault="005F785B" w14:paraId="09CED970" w14:textId="554D10E8">
            <w:pPr>
              <w:numPr>
                <w:ilvl w:val="0"/>
                <w:numId w:val="23"/>
              </w:numPr>
              <w:spacing w:line="259" w:lineRule="auto"/>
              <w:rPr>
                <w:del w:author="Sachin Kumbhar" w:date="2026-09-04T12:01:00Z" w16du:dateUtc="2026-09-04T06:31:00Z" w:id="555"/>
                <w:sz w:val="24"/>
                <w:szCs w:val="24"/>
              </w:rPr>
            </w:pPr>
            <w:del w:author="Sachin Kumbhar" w:date="2026-09-04T12:01:00Z" w16du:dateUtc="2026-09-04T06:31:00Z" w:id="556">
              <w:r w:rsidRPr="000B517B" w:rsidDel="005F785B">
                <w:rPr>
                  <w:sz w:val="24"/>
                  <w:szCs w:val="24"/>
                </w:rPr>
                <w:delText>Time required for chamber-vacuum stabilization following manual adjustment.</w:delText>
              </w:r>
            </w:del>
          </w:p>
          <w:p w:rsidRPr="000B517B" w:rsidR="005F785B" w:rsidDel="005F785B" w:rsidP="005F785B" w:rsidRDefault="005F785B" w14:paraId="5F7852E3" w14:textId="5B8248AA">
            <w:pPr>
              <w:numPr>
                <w:ilvl w:val="0"/>
                <w:numId w:val="23"/>
              </w:numPr>
              <w:spacing w:line="259" w:lineRule="auto"/>
              <w:rPr>
                <w:del w:author="Sachin Kumbhar" w:date="2026-09-04T12:01:00Z" w16du:dateUtc="2026-09-04T06:31:00Z" w:id="557"/>
                <w:sz w:val="24"/>
                <w:szCs w:val="24"/>
              </w:rPr>
            </w:pPr>
            <w:del w:author="Sachin Kumbhar" w:date="2026-09-04T12:01:00Z" w16du:dateUtc="2026-09-04T06:31:00Z" w:id="558">
              <w:r w:rsidRPr="000B517B" w:rsidDel="005F785B">
                <w:rPr>
                  <w:sz w:val="24"/>
                  <w:szCs w:val="24"/>
                </w:rPr>
                <w:delText>Residual process variability associated with manual vacuum regulation.</w:delText>
              </w:r>
            </w:del>
          </w:p>
          <w:p w:rsidRPr="000F1C55" w:rsidR="005F785B" w:rsidP="005F785B" w:rsidRDefault="005F785B" w14:paraId="03D5C0E6" w14:textId="55254494">
            <w:pPr>
              <w:tabs>
                <w:tab w:val="left" w:pos="596"/>
              </w:tabs>
              <w:jc w:val="both"/>
              <w:rPr>
                <w:sz w:val="24"/>
                <w:szCs w:val="24"/>
              </w:rPr>
            </w:pPr>
          </w:p>
        </w:tc>
      </w:tr>
      <w:bookmarkEnd w:id="513"/>
      <w:tr w:rsidRPr="002920B1" w:rsidR="005F785B" w:rsidTr="257A5F30" w14:paraId="1469A6D6" w14:textId="777777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20"/>
        </w:trPr>
        <w:tc>
          <w:tcPr>
            <w:tcW w:w="10440" w:type="dxa"/>
            <w:gridSpan w:val="4"/>
            <w:tcBorders>
              <w:top w:val="single" w:color="auto" w:sz="8" w:space="0"/>
              <w:left w:val="single" w:color="auto" w:sz="8" w:space="0"/>
              <w:bottom w:val="single" w:color="auto" w:sz="8" w:space="0"/>
              <w:right w:val="single" w:color="auto" w:sz="8" w:space="0"/>
            </w:tcBorders>
            <w:tcMar/>
            <w:hideMark/>
          </w:tcPr>
          <w:p w:rsidRPr="00990821" w:rsidR="005F785B" w:rsidP="005F785B" w:rsidRDefault="005F785B" w14:paraId="0F56EA5D" w14:textId="2B25EF1C">
            <w:pPr>
              <w:spacing w:before="60" w:line="276" w:lineRule="auto"/>
              <w:jc w:val="both"/>
              <w:rPr>
                <w:b/>
                <w:sz w:val="24"/>
                <w:szCs w:val="24"/>
                <w:highlight w:val="yellow"/>
              </w:rPr>
            </w:pPr>
            <w:r w:rsidRPr="006A2596">
              <w:rPr>
                <w:b/>
                <w:sz w:val="24"/>
                <w:szCs w:val="24"/>
              </w:rPr>
              <w:t>Impact Assessment:</w:t>
            </w:r>
          </w:p>
        </w:tc>
      </w:tr>
      <w:tr w:rsidRPr="002920B1" w:rsidR="005F785B" w:rsidTr="257A5F30" w14:paraId="0771D591" w14:textId="777777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718"/>
        </w:trPr>
        <w:tc>
          <w:tcPr>
            <w:tcW w:w="10440" w:type="dxa"/>
            <w:gridSpan w:val="4"/>
            <w:tcBorders>
              <w:top w:val="single" w:color="auto" w:sz="8" w:space="0"/>
              <w:left w:val="single" w:color="auto" w:sz="8" w:space="0"/>
              <w:bottom w:val="single" w:color="auto" w:sz="8" w:space="0"/>
              <w:right w:val="single" w:color="auto" w:sz="8" w:space="0"/>
            </w:tcBorders>
            <w:tcMar/>
            <w:vAlign w:val="center"/>
          </w:tcPr>
          <w:p w:rsidRPr="00372925" w:rsidR="005F785B" w:rsidP="005F785B" w:rsidRDefault="005F785B" w14:paraId="399699E9" w14:textId="43A0E750">
            <w:pPr>
              <w:spacing w:line="276" w:lineRule="auto"/>
              <w:jc w:val="both"/>
              <w:rPr>
                <w:sz w:val="24"/>
                <w:szCs w:val="24"/>
                <w:lang w:val="en-IN"/>
              </w:rPr>
            </w:pPr>
            <w:r w:rsidRPr="00372925">
              <w:rPr>
                <w:sz w:val="24"/>
                <w:szCs w:val="24"/>
                <w:lang w:val="en-IN"/>
              </w:rPr>
              <w:t xml:space="preserve">The observed excursion of the </w:t>
            </w:r>
            <w:r>
              <w:rPr>
                <w:sz w:val="24"/>
                <w:szCs w:val="24"/>
                <w:lang w:val="en-IN"/>
              </w:rPr>
              <w:t xml:space="preserve">critical </w:t>
            </w:r>
            <w:r w:rsidRPr="00372925">
              <w:rPr>
                <w:sz w:val="24"/>
                <w:szCs w:val="24"/>
                <w:lang w:val="en-IN"/>
              </w:rPr>
              <w:t xml:space="preserve">process parameter beyond the control band occurred only during the initiation of the primary drying stage and was transient in nature. The deviation was attributed to the sensitivity of the manually operated needle valve during throttling adjustments and not to any equipment malfunction or process failure. The </w:t>
            </w:r>
            <w:r>
              <w:rPr>
                <w:sz w:val="24"/>
                <w:szCs w:val="24"/>
                <w:lang w:val="en-IN"/>
              </w:rPr>
              <w:t xml:space="preserve">critical </w:t>
            </w:r>
            <w:r w:rsidRPr="00372925">
              <w:rPr>
                <w:sz w:val="24"/>
                <w:szCs w:val="24"/>
                <w:lang w:val="en-IN"/>
              </w:rPr>
              <w:t>process parameter</w:t>
            </w:r>
            <w:r>
              <w:rPr>
                <w:sz w:val="24"/>
                <w:szCs w:val="24"/>
                <w:lang w:val="en-IN"/>
              </w:rPr>
              <w:t xml:space="preserve"> (CPP)</w:t>
            </w:r>
            <w:r w:rsidRPr="00372925">
              <w:rPr>
                <w:sz w:val="24"/>
                <w:szCs w:val="24"/>
                <w:lang w:val="en-IN"/>
              </w:rPr>
              <w:t xml:space="preserve"> was subsequently stabilized within the prescribed operating range through continued monitoring and adjustment.</w:t>
            </w:r>
          </w:p>
          <w:p w:rsidRPr="005F785B" w:rsidR="005F785B" w:rsidP="005F785B" w:rsidRDefault="005F785B" w14:paraId="3F386F03" w14:textId="05786BAE">
            <w:pPr>
              <w:spacing w:line="276" w:lineRule="auto"/>
              <w:jc w:val="both"/>
              <w:rPr>
                <w:ins w:author="Sachin Kumbhar" w:date="2026-09-04T12:03:00Z" w16du:dateUtc="2026-09-04T06:33:00Z" w:id="559"/>
                <w:b/>
                <w:bCs/>
                <w:i/>
                <w:iCs/>
                <w:sz w:val="24"/>
                <w:szCs w:val="24"/>
                <w:rPrChange w:author="Sachin Kumbhar" w:date="2026-09-04T12:04:00Z" w16du:dateUtc="2026-09-04T06:34:00Z" w:id="560">
                  <w:rPr>
                    <w:ins w:author="Sachin Kumbhar" w:date="2026-09-04T12:03:00Z" w16du:dateUtc="2026-09-04T06:33:00Z" w:id="561"/>
                    <w:b/>
                    <w:bCs/>
                    <w:sz w:val="24"/>
                    <w:szCs w:val="24"/>
                  </w:rPr>
                </w:rPrChange>
              </w:rPr>
            </w:pPr>
            <w:r w:rsidRPr="4963D20A">
              <w:rPr>
                <w:sz w:val="24"/>
                <w:szCs w:val="24"/>
                <w:lang w:val="en-IN"/>
              </w:rPr>
              <w:t>The additional contributing factors, namely the requirement for fine-tuning due to valve sensitivity, increased the likelihood of operator-dependent variation during vacuum stabilization</w:t>
            </w:r>
            <w:r w:rsidRPr="00B86474">
              <w:rPr>
                <w:sz w:val="24"/>
                <w:szCs w:val="24"/>
                <w:lang w:val="en-IN"/>
              </w:rPr>
              <w:t xml:space="preserve">. </w:t>
            </w:r>
            <w:del w:author="Sachin Kumbhar" w:date="2026-09-04T12:03:00Z" w16du:dateUtc="2026-09-04T06:33:00Z" w:id="562">
              <w:r w:rsidRPr="00B86474" w:rsidDel="005F785B">
                <w:rPr>
                  <w:sz w:val="24"/>
                  <w:szCs w:val="24"/>
                </w:rPr>
                <w:delText>The shelf temperature and product temperature trends during the pressure excursion and subsequent recovery were reviewed and found to be within the established process operating ranges, with no abnormal temperature trend observed. The reviewed trends are also attached in the BMR</w:delText>
              </w:r>
              <w:r w:rsidDel="005F785B">
                <w:rPr>
                  <w:sz w:val="24"/>
                  <w:szCs w:val="24"/>
                </w:rPr>
                <w:delText xml:space="preserve"> and </w:delText>
              </w:r>
              <w:r w:rsidRPr="00FA70DB" w:rsidDel="005F785B">
                <w:rPr>
                  <w:b/>
                  <w:bCs/>
                  <w:sz w:val="24"/>
                  <w:szCs w:val="24"/>
                </w:rPr>
                <w:delText>Attachment No.03 for Investigation Report</w:delText>
              </w:r>
            </w:del>
            <w:ins w:author="Sachin Kumbhar" w:date="2026-09-04T12:03:00Z" w16du:dateUtc="2026-09-04T06:33:00Z" w:id="563">
              <w:r w:rsidRPr="00B86474">
                <w:rPr>
                  <w:sz w:val="24"/>
                  <w:szCs w:val="24"/>
                </w:rPr>
                <w:t xml:space="preserve"> The shelf temperature and product temperature trends during the pressure excursion and subsequent recovery were reviewed and found to be within the established process operating ranges, with no abnormal temperature trend observed. The reviewed trends are also attached in the BMR</w:t>
              </w:r>
              <w:r>
                <w:rPr>
                  <w:sz w:val="24"/>
                  <w:szCs w:val="24"/>
                </w:rPr>
                <w:t xml:space="preserve"> and </w:t>
              </w:r>
              <w:r w:rsidRPr="005F785B">
                <w:rPr>
                  <w:b/>
                  <w:bCs/>
                  <w:i/>
                  <w:iCs/>
                  <w:sz w:val="24"/>
                  <w:szCs w:val="24"/>
                  <w:rPrChange w:author="Sachin Kumbhar" w:date="2026-09-04T12:04:00Z" w16du:dateUtc="2026-09-04T06:34:00Z" w:id="564">
                    <w:rPr>
                      <w:b/>
                      <w:bCs/>
                      <w:sz w:val="24"/>
                      <w:szCs w:val="24"/>
                    </w:rPr>
                  </w:rPrChange>
                </w:rPr>
                <w:t>Attachment No.03 for Investigation Report</w:t>
              </w:r>
            </w:ins>
          </w:p>
          <w:p w:rsidRPr="00FA70DB" w:rsidR="005F785B" w:rsidP="005F785B" w:rsidRDefault="005F785B" w14:paraId="71A7DFE5" w14:textId="730798A8">
            <w:pPr>
              <w:spacing w:line="276" w:lineRule="auto"/>
              <w:jc w:val="both"/>
              <w:rPr>
                <w:b/>
                <w:bCs/>
                <w:sz w:val="24"/>
                <w:szCs w:val="24"/>
              </w:rPr>
            </w:pPr>
          </w:p>
          <w:p w:rsidRPr="00B86474" w:rsidR="005F785B" w:rsidP="005F785B" w:rsidRDefault="005F785B" w14:paraId="504548C7" w14:textId="77777777">
            <w:pPr>
              <w:spacing w:line="276" w:lineRule="auto"/>
              <w:jc w:val="both"/>
              <w:rPr>
                <w:sz w:val="24"/>
                <w:szCs w:val="24"/>
              </w:rPr>
            </w:pPr>
            <w:r w:rsidRPr="00B86474">
              <w:rPr>
                <w:sz w:val="24"/>
                <w:szCs w:val="24"/>
              </w:rPr>
              <w:t>The impact of the transient lower chamber pressure on sublimation and drying was also assessed. No abnormal change in product temperature or process behavior indicative of an adverse effect on sublimation was observed during the excursion or recovery. The primary drying process continued as expected, with no evidence of affected or uncontrolled sublimation or abnormal drying behavior.</w:t>
            </w:r>
          </w:p>
          <w:p w:rsidRPr="00B86474" w:rsidR="005F785B" w:rsidP="005F785B" w:rsidRDefault="005F785B" w14:paraId="0D05EC6A" w14:textId="05AFC6DF">
            <w:pPr>
              <w:spacing w:line="276" w:lineRule="auto"/>
              <w:jc w:val="both"/>
              <w:rPr>
                <w:sz w:val="24"/>
                <w:szCs w:val="24"/>
              </w:rPr>
            </w:pPr>
            <w:r w:rsidRPr="00B86474">
              <w:rPr>
                <w:sz w:val="24"/>
                <w:szCs w:val="24"/>
              </w:rPr>
              <w:t xml:space="preserve">The </w:t>
            </w:r>
            <w:r w:rsidRPr="00FA70DB">
              <w:rPr>
                <w:sz w:val="24"/>
                <w:szCs w:val="24"/>
              </w:rPr>
              <w:t>HMWP result (0.21%)</w:t>
            </w:r>
            <w:r w:rsidRPr="00B86474">
              <w:rPr>
                <w:sz w:val="24"/>
                <w:szCs w:val="24"/>
              </w:rPr>
              <w:t xml:space="preserve">, </w:t>
            </w:r>
            <w:r w:rsidRPr="00FA70DB">
              <w:rPr>
                <w:sz w:val="24"/>
                <w:szCs w:val="24"/>
              </w:rPr>
              <w:t>LOD result (4.09%)</w:t>
            </w:r>
            <w:r w:rsidRPr="00B86474">
              <w:rPr>
                <w:sz w:val="24"/>
                <w:szCs w:val="24"/>
              </w:rPr>
              <w:t xml:space="preserve">, and </w:t>
            </w:r>
            <w:r w:rsidRPr="00FA70DB">
              <w:rPr>
                <w:sz w:val="24"/>
                <w:szCs w:val="24"/>
              </w:rPr>
              <w:t>Assay result (101.3%)</w:t>
            </w:r>
            <w:r w:rsidRPr="00B86474">
              <w:rPr>
                <w:sz w:val="24"/>
                <w:szCs w:val="24"/>
              </w:rPr>
              <w:t xml:space="preserve"> were within the specified acceptance criteria. In particular, the LOD result supports adequate drying, while the HMWP and Assay results provide additional assurance that no adverse impact on product quality was identified.</w:t>
            </w:r>
          </w:p>
          <w:p w:rsidRPr="00B86474" w:rsidR="005F785B" w:rsidP="005F785B" w:rsidRDefault="005F785B" w14:paraId="374B441F" w14:textId="77777777">
            <w:pPr>
              <w:spacing w:line="276" w:lineRule="auto"/>
              <w:jc w:val="both"/>
              <w:rPr>
                <w:sz w:val="24"/>
                <w:szCs w:val="24"/>
              </w:rPr>
            </w:pPr>
            <w:r w:rsidRPr="00B86474">
              <w:rPr>
                <w:sz w:val="24"/>
                <w:szCs w:val="24"/>
              </w:rPr>
              <w:t xml:space="preserve">Based on the combined assessment of </w:t>
            </w:r>
            <w:r w:rsidRPr="00FA70DB">
              <w:rPr>
                <w:sz w:val="24"/>
                <w:szCs w:val="24"/>
              </w:rPr>
              <w:t>chamber pressure behavior, shelf and product temperature trends, process observations, and available analytical results</w:t>
            </w:r>
            <w:r w:rsidRPr="00B86474">
              <w:rPr>
                <w:sz w:val="24"/>
                <w:szCs w:val="24"/>
              </w:rPr>
              <w:t>, no adverse impact on the sublimation/drying process or product quality was identified due to the transient pressure excursion.</w:t>
            </w:r>
          </w:p>
          <w:p w:rsidR="005F785B" w:rsidP="005F785B" w:rsidRDefault="005F785B" w14:paraId="7FF1AAD2" w14:textId="725DAC51">
            <w:pPr>
              <w:spacing w:line="276" w:lineRule="auto"/>
              <w:jc w:val="both"/>
              <w:rPr>
                <w:sz w:val="24"/>
                <w:szCs w:val="24"/>
                <w:lang w:val="en-IN"/>
              </w:rPr>
            </w:pPr>
            <w:commentRangeStart w:id="565"/>
            <w:commentRangeStart w:id="566"/>
            <w:r w:rsidRPr="257A5F30" w:rsidR="005F785B">
              <w:rPr>
                <w:sz w:val="24"/>
                <w:szCs w:val="24"/>
                <w:lang w:val="en-IN"/>
              </w:rPr>
              <w:t>.</w:t>
            </w:r>
            <w:commentRangeEnd w:id="565"/>
            <w:r>
              <w:rPr>
                <w:rStyle w:val="CommentReference"/>
              </w:rPr>
              <w:commentReference w:id="565"/>
            </w:r>
            <w:commentRangeEnd w:id="566"/>
            <w:r>
              <w:rPr>
                <w:rStyle w:val="CommentReference"/>
              </w:rPr>
              <w:commentReference w:id="566"/>
            </w:r>
            <w:del w:author="Sachin Kumbhar" w:date="2026-09-11T12:52:00Z" w16du:dateUtc="2026-09-11T07:22:00Z" w:id="1426778189">
              <w:r w:rsidRPr="257A5F30" w:rsidDel="005F785B">
                <w:rPr>
                  <w:sz w:val="24"/>
                  <w:szCs w:val="24"/>
                  <w:lang w:val="en-IN"/>
                </w:rPr>
                <w:delText xml:space="preserve"> </w:delText>
              </w:r>
            </w:del>
            <w:commentRangeStart w:id="568"/>
            <w:commentRangeStart w:id="569"/>
            <w:del w:author="Sachin Kumbhar" w:date="2026-09-11T12:52:00Z" w16du:dateUtc="2026-09-11T07:22:00Z" w:id="635536307">
              <w:r w:rsidRPr="257A5F30" w:rsidDel="005F785B">
                <w:rPr>
                  <w:sz w:val="24"/>
                  <w:szCs w:val="24"/>
                  <w:lang w:val="en-IN"/>
                </w:rPr>
                <w:delText>However final analysis of the final product is pending</w:delText>
              </w:r>
            </w:del>
            <w:commentRangeEnd w:id="568"/>
            <w:r>
              <w:rPr>
                <w:rStyle w:val="CommentReference"/>
              </w:rPr>
              <w:commentReference w:id="568"/>
            </w:r>
            <w:commentRangeEnd w:id="569"/>
            <w:r>
              <w:rPr>
                <w:rStyle w:val="CommentReference"/>
              </w:rPr>
              <w:commentReference w:id="569"/>
            </w:r>
            <w:r w:rsidRPr="257A5F30" w:rsidR="005F785B">
              <w:rPr>
                <w:sz w:val="24"/>
                <w:szCs w:val="24"/>
                <w:lang w:val="en-IN"/>
              </w:rPr>
              <w:t>, the table below is the</w:t>
            </w:r>
            <w:ins w:author="Sachin Kumbhar" w:date="2026-09-11T12:52:00Z" w16du:dateUtc="2026-09-11T07:22:00Z" w:id="1004662728">
              <w:r w:rsidRPr="257A5F30" w:rsidR="00EF348C">
                <w:rPr>
                  <w:sz w:val="24"/>
                  <w:szCs w:val="24"/>
                  <w:lang w:val="en-IN"/>
                </w:rPr>
                <w:t xml:space="preserve"> final </w:t>
              </w:r>
            </w:ins>
            <w:del w:author="Sachin Kumbhar" w:date="2026-09-11T12:52:00Z" w16du:dateUtc="2026-09-11T07:22:00Z" w:id="1402944445">
              <w:r w:rsidRPr="257A5F30" w:rsidDel="005F785B">
                <w:rPr>
                  <w:sz w:val="24"/>
                  <w:szCs w:val="24"/>
                  <w:lang w:val="en-IN"/>
                </w:rPr>
                <w:delText xml:space="preserve"> interim</w:delText>
              </w:r>
            </w:del>
            <w:r w:rsidRPr="257A5F30" w:rsidR="005F785B">
              <w:rPr>
                <w:sz w:val="24"/>
                <w:szCs w:val="24"/>
                <w:lang w:val="en-IN"/>
              </w:rPr>
              <w:t xml:space="preserve"> Certificate of Analysis (COA) </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33"/>
              <w:gridCol w:w="5857"/>
              <w:gridCol w:w="1643"/>
              <w:tblGridChange w:id="572">
                <w:tblGrid>
                  <w:gridCol w:w="2733"/>
                  <w:gridCol w:w="5857"/>
                  <w:gridCol w:w="1643"/>
                </w:tblGrid>
              </w:tblGridChange>
            </w:tblGrid>
            <w:tr w:rsidRPr="00E57D56" w:rsidR="005F785B" w:rsidTr="00E57D56" w14:paraId="6C626AD1" w14:textId="77777777">
              <w:trPr>
                <w:trHeight w:val="467"/>
                <w:tblHeader/>
                <w:jc w:val="center"/>
              </w:trPr>
              <w:tc>
                <w:tcPr>
                  <w:tcW w:w="1414"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4E03A36D" w14:textId="77777777">
                  <w:pPr>
                    <w:spacing w:line="276" w:lineRule="auto"/>
                    <w:jc w:val="center"/>
                    <w:rPr>
                      <w:b/>
                      <w:sz w:val="24"/>
                      <w:szCs w:val="24"/>
                    </w:rPr>
                  </w:pPr>
                  <w:r w:rsidRPr="00E57D56">
                    <w:rPr>
                      <w:b/>
                      <w:sz w:val="24"/>
                      <w:szCs w:val="24"/>
                    </w:rPr>
                    <w:t>Test</w:t>
                  </w:r>
                </w:p>
              </w:tc>
              <w:tc>
                <w:tcPr>
                  <w:tcW w:w="2940"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7CA17B0A" w14:textId="77777777">
                  <w:pPr>
                    <w:spacing w:line="276" w:lineRule="auto"/>
                    <w:jc w:val="center"/>
                    <w:rPr>
                      <w:b/>
                      <w:sz w:val="24"/>
                      <w:szCs w:val="24"/>
                    </w:rPr>
                  </w:pPr>
                  <w:r w:rsidRPr="00E57D56">
                    <w:rPr>
                      <w:b/>
                      <w:sz w:val="24"/>
                      <w:szCs w:val="24"/>
                    </w:rPr>
                    <w:t xml:space="preserve"> Specification Limits</w:t>
                  </w:r>
                </w:p>
              </w:tc>
              <w:tc>
                <w:tcPr>
                  <w:tcW w:w="646"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59FA24CB" w14:textId="77777777">
                  <w:pPr>
                    <w:spacing w:line="256" w:lineRule="auto"/>
                    <w:jc w:val="center"/>
                    <w:rPr>
                      <w:b/>
                      <w:sz w:val="24"/>
                      <w:szCs w:val="24"/>
                    </w:rPr>
                  </w:pPr>
                  <w:r w:rsidRPr="00E57D56">
                    <w:rPr>
                      <w:b/>
                      <w:sz w:val="24"/>
                      <w:szCs w:val="24"/>
                    </w:rPr>
                    <w:t>Result</w:t>
                  </w:r>
                </w:p>
              </w:tc>
            </w:tr>
            <w:tr w:rsidRPr="00E57D56" w:rsidR="005F785B" w:rsidTr="00E57D56" w14:paraId="30EC4B07" w14:textId="77777777">
              <w:trPr>
                <w:trHeight w:val="422"/>
                <w:jc w:val="center"/>
              </w:trPr>
              <w:tc>
                <w:tcPr>
                  <w:tcW w:w="1414"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16A8C36C" w14:textId="77777777">
                  <w:pPr>
                    <w:spacing w:line="276" w:lineRule="auto"/>
                    <w:rPr>
                      <w:sz w:val="24"/>
                      <w:szCs w:val="24"/>
                    </w:rPr>
                  </w:pPr>
                  <w:r w:rsidRPr="00E57D56">
                    <w:rPr>
                      <w:bCs/>
                      <w:color w:val="000000"/>
                      <w:sz w:val="24"/>
                      <w:szCs w:val="24"/>
                    </w:rPr>
                    <w:t>Appearance</w:t>
                  </w:r>
                </w:p>
              </w:tc>
              <w:tc>
                <w:tcPr>
                  <w:tcW w:w="2940"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635DC47F" w14:textId="77777777">
                  <w:pPr>
                    <w:spacing w:line="276" w:lineRule="auto"/>
                    <w:rPr>
                      <w:sz w:val="24"/>
                      <w:szCs w:val="24"/>
                    </w:rPr>
                  </w:pPr>
                  <w:r w:rsidRPr="00E57D56">
                    <w:rPr>
                      <w:sz w:val="24"/>
                      <w:szCs w:val="24"/>
                    </w:rPr>
                    <w:t>White or almost white powder.</w:t>
                  </w:r>
                </w:p>
              </w:tc>
              <w:tc>
                <w:tcPr>
                  <w:tcW w:w="646"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1F483A2B" w14:textId="77777777">
                  <w:pPr>
                    <w:spacing w:line="256" w:lineRule="auto"/>
                    <w:rPr>
                      <w:sz w:val="24"/>
                      <w:szCs w:val="24"/>
                    </w:rPr>
                  </w:pPr>
                  <w:r w:rsidRPr="00E57D56">
                    <w:rPr>
                      <w:sz w:val="24"/>
                      <w:szCs w:val="24"/>
                    </w:rPr>
                    <w:t xml:space="preserve">  White powder</w:t>
                  </w:r>
                </w:p>
              </w:tc>
            </w:tr>
            <w:tr w:rsidRPr="00E57D56" w:rsidR="005F785B" w:rsidTr="00E57D56" w14:paraId="51CA4B6B" w14:textId="77777777">
              <w:trPr>
                <w:trHeight w:val="368"/>
                <w:jc w:val="center"/>
              </w:trPr>
              <w:tc>
                <w:tcPr>
                  <w:tcW w:w="5000" w:type="pct"/>
                  <w:gridSpan w:val="3"/>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7407295A" w14:textId="77777777">
                  <w:pPr>
                    <w:spacing w:line="276" w:lineRule="auto"/>
                    <w:rPr>
                      <w:b/>
                      <w:bCs/>
                      <w:sz w:val="24"/>
                      <w:szCs w:val="24"/>
                    </w:rPr>
                  </w:pPr>
                  <w:r w:rsidRPr="00E57D56">
                    <w:rPr>
                      <w:b/>
                      <w:bCs/>
                      <w:sz w:val="24"/>
                      <w:szCs w:val="24"/>
                    </w:rPr>
                    <w:t>Identification</w:t>
                  </w:r>
                </w:p>
              </w:tc>
            </w:tr>
            <w:tr w:rsidRPr="00E57D56" w:rsidR="005F785B" w:rsidTr="00E57D56" w14:paraId="5281B2F9" w14:textId="77777777">
              <w:trPr>
                <w:trHeight w:val="1000" w:hRule="exact"/>
                <w:jc w:val="center"/>
              </w:trPr>
              <w:tc>
                <w:tcPr>
                  <w:tcW w:w="1414"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58BC2D19" w14:textId="77777777">
                  <w:pPr>
                    <w:spacing w:line="276" w:lineRule="auto"/>
                    <w:rPr>
                      <w:sz w:val="24"/>
                      <w:szCs w:val="24"/>
                    </w:rPr>
                  </w:pPr>
                  <w:r w:rsidRPr="00E57D56">
                    <w:rPr>
                      <w:sz w:val="24"/>
                      <w:szCs w:val="24"/>
                    </w:rPr>
                    <w:t xml:space="preserve">Identification A: Assay </w:t>
                  </w:r>
                </w:p>
              </w:tc>
              <w:tc>
                <w:tcPr>
                  <w:tcW w:w="2940"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461B0122" w14:textId="77777777">
                  <w:pPr>
                    <w:spacing w:line="276" w:lineRule="auto"/>
                    <w:rPr>
                      <w:color w:val="000000"/>
                      <w:sz w:val="24"/>
                      <w:szCs w:val="24"/>
                    </w:rPr>
                  </w:pPr>
                  <w:r w:rsidRPr="00E57D56">
                    <w:rPr>
                      <w:sz w:val="24"/>
                      <w:szCs w:val="24"/>
                    </w:rPr>
                    <w:t>The retention time of the major peak of the Sample solution corresponds to that of the Standard solution, as obtained in the Assay.</w:t>
                  </w:r>
                </w:p>
              </w:tc>
              <w:tc>
                <w:tcPr>
                  <w:tcW w:w="646"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15074228" w14:textId="77777777">
                  <w:pPr>
                    <w:spacing w:line="256" w:lineRule="auto"/>
                    <w:jc w:val="center"/>
                    <w:rPr>
                      <w:sz w:val="24"/>
                      <w:szCs w:val="24"/>
                    </w:rPr>
                  </w:pPr>
                  <w:r w:rsidRPr="00E57D56">
                    <w:rPr>
                      <w:sz w:val="24"/>
                      <w:szCs w:val="24"/>
                    </w:rPr>
                    <w:t>Complies</w:t>
                  </w:r>
                </w:p>
              </w:tc>
            </w:tr>
            <w:tr w:rsidRPr="00E57D56" w:rsidR="005F785B" w:rsidTr="00E57D56" w14:paraId="4214C7A6" w14:textId="77777777">
              <w:trPr>
                <w:trHeight w:val="982" w:hRule="exact"/>
                <w:jc w:val="center"/>
              </w:trPr>
              <w:tc>
                <w:tcPr>
                  <w:tcW w:w="1414"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54BBEE5F" w14:textId="77777777">
                  <w:pPr>
                    <w:spacing w:line="276" w:lineRule="auto"/>
                    <w:rPr>
                      <w:sz w:val="24"/>
                      <w:szCs w:val="24"/>
                    </w:rPr>
                  </w:pPr>
                  <w:r w:rsidRPr="00E57D56">
                    <w:rPr>
                      <w:sz w:val="24"/>
                      <w:szCs w:val="24"/>
                    </w:rPr>
                    <w:t xml:space="preserve">Identification B: Peptide Mapping   </w:t>
                  </w:r>
                </w:p>
              </w:tc>
              <w:tc>
                <w:tcPr>
                  <w:tcW w:w="2940"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48B48C47" w14:textId="77777777">
                  <w:pPr>
                    <w:spacing w:line="276" w:lineRule="auto"/>
                    <w:rPr>
                      <w:color w:val="000000"/>
                      <w:sz w:val="24"/>
                      <w:szCs w:val="24"/>
                    </w:rPr>
                  </w:pPr>
                  <w:r w:rsidRPr="00E57D56">
                    <w:rPr>
                      <w:sz w:val="24"/>
                      <w:szCs w:val="24"/>
                    </w:rPr>
                    <w:t>The chromatographic profile of the Sample solution corresponds to that of the Standard solution. All four fragments, I, II, III and IV must be present.</w:t>
                  </w:r>
                </w:p>
              </w:tc>
              <w:tc>
                <w:tcPr>
                  <w:tcW w:w="646"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51764A7F" w14:textId="77777777">
                  <w:pPr>
                    <w:spacing w:line="256" w:lineRule="auto"/>
                    <w:jc w:val="center"/>
                    <w:rPr>
                      <w:sz w:val="24"/>
                      <w:szCs w:val="24"/>
                    </w:rPr>
                  </w:pPr>
                  <w:r w:rsidRPr="00E57D56">
                    <w:rPr>
                      <w:sz w:val="24"/>
                      <w:szCs w:val="24"/>
                    </w:rPr>
                    <w:t>Complies</w:t>
                  </w:r>
                </w:p>
              </w:tc>
            </w:tr>
            <w:tr w:rsidRPr="00E57D56" w:rsidR="005F785B" w:rsidTr="00E57D56" w14:paraId="1F2B1CE2" w14:textId="77777777">
              <w:trPr>
                <w:trHeight w:val="575"/>
                <w:jc w:val="center"/>
              </w:trPr>
              <w:tc>
                <w:tcPr>
                  <w:tcW w:w="1414"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323BF928" w14:textId="77777777">
                  <w:pPr>
                    <w:spacing w:line="276" w:lineRule="auto"/>
                    <w:rPr>
                      <w:sz w:val="24"/>
                      <w:szCs w:val="24"/>
                    </w:rPr>
                  </w:pPr>
                  <w:r w:rsidRPr="00E57D56">
                    <w:rPr>
                      <w:color w:val="000000"/>
                      <w:sz w:val="24"/>
                      <w:szCs w:val="24"/>
                    </w:rPr>
                    <w:t xml:space="preserve">Limit of High Molecular Weight Proteins </w:t>
                  </w:r>
                </w:p>
              </w:tc>
              <w:tc>
                <w:tcPr>
                  <w:tcW w:w="2940"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41D242CE" w14:textId="77777777">
                  <w:pPr>
                    <w:spacing w:line="276" w:lineRule="auto"/>
                    <w:rPr>
                      <w:color w:val="000000"/>
                      <w:sz w:val="24"/>
                      <w:szCs w:val="24"/>
                    </w:rPr>
                  </w:pPr>
                  <w:r w:rsidRPr="00E57D56">
                    <w:rPr>
                      <w:sz w:val="24"/>
                      <w:szCs w:val="24"/>
                    </w:rPr>
                    <w:t>NMT 0.3%.</w:t>
                  </w:r>
                </w:p>
              </w:tc>
              <w:tc>
                <w:tcPr>
                  <w:tcW w:w="646"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3A59B96B" w14:textId="77777777">
                  <w:pPr>
                    <w:tabs>
                      <w:tab w:val="left" w:pos="1920"/>
                    </w:tabs>
                    <w:spacing w:line="256" w:lineRule="auto"/>
                    <w:jc w:val="center"/>
                    <w:rPr>
                      <w:sz w:val="24"/>
                      <w:szCs w:val="24"/>
                    </w:rPr>
                  </w:pPr>
                  <w:r w:rsidRPr="00E57D56">
                    <w:rPr>
                      <w:sz w:val="24"/>
                      <w:szCs w:val="24"/>
                    </w:rPr>
                    <w:t>0.21%</w:t>
                  </w:r>
                </w:p>
              </w:tc>
            </w:tr>
            <w:tr w:rsidRPr="00E57D56" w:rsidR="005F785B" w:rsidTr="00E57D56" w14:paraId="16F0133B" w14:textId="77777777">
              <w:trPr>
                <w:trHeight w:val="512"/>
                <w:jc w:val="center"/>
              </w:trPr>
              <w:tc>
                <w:tcPr>
                  <w:tcW w:w="5000" w:type="pct"/>
                  <w:gridSpan w:val="3"/>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53FFC9DD" w14:textId="77777777">
                  <w:pPr>
                    <w:tabs>
                      <w:tab w:val="left" w:pos="1920"/>
                    </w:tabs>
                    <w:spacing w:line="276" w:lineRule="auto"/>
                    <w:rPr>
                      <w:sz w:val="24"/>
                      <w:szCs w:val="24"/>
                    </w:rPr>
                  </w:pPr>
                  <w:r w:rsidRPr="00E57D56">
                    <w:rPr>
                      <w:b/>
                      <w:bCs/>
                      <w:color w:val="000000"/>
                      <w:sz w:val="24"/>
                      <w:szCs w:val="24"/>
                    </w:rPr>
                    <w:t>Product Related Substances and Impurities</w:t>
                  </w:r>
                </w:p>
              </w:tc>
            </w:tr>
            <w:tr w:rsidRPr="00E57D56" w:rsidR="005F785B" w:rsidTr="00E57D56" w14:paraId="407203AD" w14:textId="77777777">
              <w:trPr>
                <w:trHeight w:val="568"/>
                <w:jc w:val="center"/>
              </w:trPr>
              <w:tc>
                <w:tcPr>
                  <w:tcW w:w="1414"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131E8026" w14:textId="77777777">
                  <w:pPr>
                    <w:spacing w:line="276" w:lineRule="auto"/>
                    <w:rPr>
                      <w:sz w:val="24"/>
                      <w:szCs w:val="24"/>
                    </w:rPr>
                  </w:pPr>
                  <w:r w:rsidRPr="00E57D56">
                    <w:rPr>
                      <w:color w:val="000000"/>
                      <w:sz w:val="24"/>
                      <w:szCs w:val="24"/>
                    </w:rPr>
                    <w:t>Any Individual Insulin Glargine related substance</w:t>
                  </w:r>
                </w:p>
              </w:tc>
              <w:tc>
                <w:tcPr>
                  <w:tcW w:w="2940"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1426F0BF" w14:textId="77777777">
                  <w:pPr>
                    <w:spacing w:line="276" w:lineRule="auto"/>
                    <w:rPr>
                      <w:color w:val="000000"/>
                      <w:sz w:val="24"/>
                      <w:szCs w:val="24"/>
                    </w:rPr>
                  </w:pPr>
                  <w:r w:rsidRPr="00E57D56">
                    <w:rPr>
                      <w:color w:val="000000"/>
                      <w:sz w:val="24"/>
                      <w:szCs w:val="24"/>
                    </w:rPr>
                    <w:t>NMT 0.5%</w:t>
                  </w:r>
                  <w:r w:rsidRPr="00E57D56">
                    <w:rPr>
                      <w:sz w:val="24"/>
                      <w:szCs w:val="24"/>
                    </w:rPr>
                    <w:t xml:space="preserve"> </w:t>
                  </w:r>
                </w:p>
              </w:tc>
              <w:tc>
                <w:tcPr>
                  <w:tcW w:w="646"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34EE990B" w14:textId="77777777">
                  <w:pPr>
                    <w:tabs>
                      <w:tab w:val="left" w:pos="1920"/>
                    </w:tabs>
                    <w:spacing w:line="256" w:lineRule="auto"/>
                    <w:jc w:val="center"/>
                    <w:rPr>
                      <w:sz w:val="24"/>
                      <w:szCs w:val="24"/>
                    </w:rPr>
                  </w:pPr>
                  <w:r w:rsidRPr="00E57D56">
                    <w:rPr>
                      <w:sz w:val="24"/>
                      <w:szCs w:val="24"/>
                    </w:rPr>
                    <w:t>0.08</w:t>
                  </w:r>
                </w:p>
              </w:tc>
            </w:tr>
            <w:tr w:rsidRPr="00E57D56" w:rsidR="005F785B" w:rsidTr="00E57D56" w14:paraId="4BB8C3E9" w14:textId="77777777">
              <w:trPr>
                <w:trHeight w:val="565"/>
                <w:jc w:val="center"/>
              </w:trPr>
              <w:tc>
                <w:tcPr>
                  <w:tcW w:w="1414"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7103E507" w14:textId="77777777">
                  <w:pPr>
                    <w:spacing w:line="276" w:lineRule="auto"/>
                    <w:rPr>
                      <w:sz w:val="24"/>
                      <w:szCs w:val="24"/>
                    </w:rPr>
                  </w:pPr>
                  <w:r w:rsidRPr="00E57D56">
                    <w:rPr>
                      <w:color w:val="000000"/>
                      <w:sz w:val="24"/>
                      <w:szCs w:val="24"/>
                    </w:rPr>
                    <w:t>Total Insulin Glargine related substances</w:t>
                  </w:r>
                </w:p>
              </w:tc>
              <w:tc>
                <w:tcPr>
                  <w:tcW w:w="2940"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3D762DF0" w14:textId="77777777">
                  <w:pPr>
                    <w:spacing w:line="276" w:lineRule="auto"/>
                    <w:rPr>
                      <w:sz w:val="24"/>
                      <w:szCs w:val="24"/>
                    </w:rPr>
                  </w:pPr>
                  <w:r w:rsidRPr="00E57D56">
                    <w:rPr>
                      <w:color w:val="000000"/>
                      <w:sz w:val="24"/>
                      <w:szCs w:val="24"/>
                    </w:rPr>
                    <w:t>NMT 1.5%</w:t>
                  </w:r>
                </w:p>
              </w:tc>
              <w:tc>
                <w:tcPr>
                  <w:tcW w:w="646"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79CD1558" w14:textId="77777777">
                  <w:pPr>
                    <w:tabs>
                      <w:tab w:val="left" w:pos="1920"/>
                    </w:tabs>
                    <w:spacing w:line="256" w:lineRule="auto"/>
                    <w:jc w:val="center"/>
                    <w:rPr>
                      <w:sz w:val="24"/>
                      <w:szCs w:val="24"/>
                    </w:rPr>
                  </w:pPr>
                  <w:r w:rsidRPr="00E57D56">
                    <w:rPr>
                      <w:sz w:val="24"/>
                      <w:szCs w:val="24"/>
                    </w:rPr>
                    <w:t>0.31</w:t>
                  </w:r>
                </w:p>
              </w:tc>
            </w:tr>
            <w:tr w:rsidRPr="00E57D56" w:rsidR="005F785B" w:rsidTr="00E57D56" w14:paraId="1B437FB7" w14:textId="77777777">
              <w:trPr>
                <w:trHeight w:val="395"/>
                <w:jc w:val="center"/>
              </w:trPr>
              <w:tc>
                <w:tcPr>
                  <w:tcW w:w="1414"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0A408DB3" w14:textId="77777777">
                  <w:pPr>
                    <w:spacing w:line="276" w:lineRule="auto"/>
                    <w:rPr>
                      <w:color w:val="000000"/>
                      <w:sz w:val="24"/>
                      <w:szCs w:val="24"/>
                    </w:rPr>
                  </w:pPr>
                  <w:r w:rsidRPr="00E57D56">
                    <w:rPr>
                      <w:color w:val="000000"/>
                      <w:sz w:val="24"/>
                      <w:szCs w:val="24"/>
                    </w:rPr>
                    <w:t>Zinc Determination</w:t>
                  </w:r>
                </w:p>
              </w:tc>
              <w:tc>
                <w:tcPr>
                  <w:tcW w:w="2940"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6988CD83" w14:textId="77777777">
                  <w:pPr>
                    <w:spacing w:line="276" w:lineRule="auto"/>
                    <w:rPr>
                      <w:color w:val="000000"/>
                      <w:sz w:val="24"/>
                      <w:szCs w:val="24"/>
                    </w:rPr>
                  </w:pPr>
                  <w:r w:rsidRPr="00E57D56">
                    <w:rPr>
                      <w:color w:val="000000"/>
                      <w:sz w:val="24"/>
                      <w:szCs w:val="24"/>
                    </w:rPr>
                    <w:t>NMT 0.80%</w:t>
                  </w:r>
                </w:p>
              </w:tc>
              <w:tc>
                <w:tcPr>
                  <w:tcW w:w="646"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4041115A" w14:textId="77777777">
                  <w:pPr>
                    <w:spacing w:line="256" w:lineRule="auto"/>
                    <w:jc w:val="center"/>
                    <w:rPr>
                      <w:sz w:val="24"/>
                      <w:szCs w:val="24"/>
                    </w:rPr>
                  </w:pPr>
                  <w:r w:rsidRPr="00E57D56">
                    <w:rPr>
                      <w:sz w:val="24"/>
                      <w:szCs w:val="24"/>
                    </w:rPr>
                    <w:t>0.3</w:t>
                  </w:r>
                </w:p>
              </w:tc>
            </w:tr>
            <w:tr w:rsidRPr="00E57D56" w:rsidR="005F785B" w:rsidTr="00E57D56" w14:paraId="47F3E8CD" w14:textId="77777777">
              <w:trPr>
                <w:trHeight w:val="530"/>
                <w:jc w:val="center"/>
              </w:trPr>
              <w:tc>
                <w:tcPr>
                  <w:tcW w:w="1414"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0787570A" w14:textId="77777777">
                  <w:pPr>
                    <w:spacing w:line="276" w:lineRule="auto"/>
                    <w:rPr>
                      <w:color w:val="000000"/>
                      <w:sz w:val="24"/>
                      <w:szCs w:val="24"/>
                    </w:rPr>
                  </w:pPr>
                  <w:r w:rsidRPr="00E57D56">
                    <w:rPr>
                      <w:color w:val="000000"/>
                      <w:sz w:val="24"/>
                      <w:szCs w:val="24"/>
                    </w:rPr>
                    <w:t xml:space="preserve">Loss on Drying </w:t>
                  </w:r>
                </w:p>
              </w:tc>
              <w:tc>
                <w:tcPr>
                  <w:tcW w:w="2940"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6E22E004" w14:textId="77777777">
                  <w:pPr>
                    <w:spacing w:line="276" w:lineRule="auto"/>
                    <w:rPr>
                      <w:color w:val="000000"/>
                      <w:sz w:val="24"/>
                      <w:szCs w:val="24"/>
                    </w:rPr>
                  </w:pPr>
                  <w:r w:rsidRPr="00E57D56">
                    <w:rPr>
                      <w:color w:val="000000"/>
                      <w:sz w:val="24"/>
                      <w:szCs w:val="24"/>
                    </w:rPr>
                    <w:t>NMT 10.0%</w:t>
                  </w:r>
                </w:p>
              </w:tc>
              <w:tc>
                <w:tcPr>
                  <w:tcW w:w="646"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4AF8DAEF" w14:textId="77777777">
                  <w:pPr>
                    <w:spacing w:line="256" w:lineRule="auto"/>
                    <w:jc w:val="center"/>
                    <w:rPr>
                      <w:sz w:val="24"/>
                      <w:szCs w:val="24"/>
                    </w:rPr>
                  </w:pPr>
                  <w:r w:rsidRPr="00E57D56">
                    <w:rPr>
                      <w:sz w:val="24"/>
                      <w:szCs w:val="24"/>
                    </w:rPr>
                    <w:t>4.09</w:t>
                  </w:r>
                </w:p>
              </w:tc>
            </w:tr>
            <w:tr w:rsidRPr="00E57D56" w:rsidR="005F785B" w:rsidTr="00E57D56" w14:paraId="083F0523" w14:textId="77777777">
              <w:trPr>
                <w:trHeight w:val="557"/>
                <w:jc w:val="center"/>
              </w:trPr>
              <w:tc>
                <w:tcPr>
                  <w:tcW w:w="1414"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7336E27A" w14:textId="77777777">
                  <w:pPr>
                    <w:spacing w:line="276" w:lineRule="auto"/>
                    <w:rPr>
                      <w:sz w:val="24"/>
                      <w:szCs w:val="24"/>
                    </w:rPr>
                  </w:pPr>
                  <w:r w:rsidRPr="00E57D56">
                    <w:rPr>
                      <w:sz w:val="24"/>
                      <w:szCs w:val="24"/>
                    </w:rPr>
                    <w:t xml:space="preserve">Bacterial Endotoxins test </w:t>
                  </w:r>
                </w:p>
              </w:tc>
              <w:tc>
                <w:tcPr>
                  <w:tcW w:w="2940"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1B9B52A4" w14:textId="77777777">
                  <w:pPr>
                    <w:spacing w:line="276" w:lineRule="auto"/>
                    <w:rPr>
                      <w:sz w:val="24"/>
                      <w:szCs w:val="24"/>
                    </w:rPr>
                  </w:pPr>
                  <w:r w:rsidRPr="00E57D56">
                    <w:rPr>
                      <w:sz w:val="24"/>
                      <w:szCs w:val="24"/>
                      <w:lang w:val="sv-SE"/>
                    </w:rPr>
                    <w:t xml:space="preserve">NMT 10 EU/mg </w:t>
                  </w:r>
                </w:p>
              </w:tc>
              <w:tc>
                <w:tcPr>
                  <w:tcW w:w="646"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30BE1BD8" w14:textId="77777777">
                  <w:pPr>
                    <w:spacing w:line="256" w:lineRule="auto"/>
                    <w:jc w:val="center"/>
                    <w:rPr>
                      <w:sz w:val="24"/>
                      <w:szCs w:val="24"/>
                    </w:rPr>
                  </w:pPr>
                  <w:r w:rsidRPr="00E57D56">
                    <w:rPr>
                      <w:sz w:val="24"/>
                      <w:szCs w:val="24"/>
                      <w:lang w:val="sv-SE"/>
                    </w:rPr>
                    <w:t>&lt;10 EU/mg</w:t>
                  </w:r>
                </w:p>
              </w:tc>
            </w:tr>
            <w:tr w:rsidRPr="00E57D56" w:rsidR="005F785B" w:rsidTr="00E57D56" w14:paraId="70E1A97E" w14:textId="77777777">
              <w:trPr>
                <w:trHeight w:val="443"/>
                <w:jc w:val="center"/>
              </w:trPr>
              <w:tc>
                <w:tcPr>
                  <w:tcW w:w="1414"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74B4D71E" w14:textId="77777777">
                  <w:pPr>
                    <w:spacing w:line="276" w:lineRule="auto"/>
                    <w:rPr>
                      <w:sz w:val="24"/>
                      <w:szCs w:val="24"/>
                    </w:rPr>
                  </w:pPr>
                  <w:r w:rsidRPr="00E57D56">
                    <w:rPr>
                      <w:color w:val="000000"/>
                      <w:sz w:val="24"/>
                      <w:szCs w:val="24"/>
                    </w:rPr>
                    <w:t xml:space="preserve">Assay </w:t>
                  </w:r>
                </w:p>
              </w:tc>
              <w:tc>
                <w:tcPr>
                  <w:tcW w:w="2940"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58AD9E12" w14:textId="77777777">
                  <w:pPr>
                    <w:spacing w:line="276" w:lineRule="auto"/>
                    <w:rPr>
                      <w:sz w:val="24"/>
                      <w:szCs w:val="24"/>
                    </w:rPr>
                  </w:pPr>
                  <w:r w:rsidRPr="00E57D56">
                    <w:rPr>
                      <w:sz w:val="24"/>
                      <w:szCs w:val="24"/>
                    </w:rPr>
                    <w:t xml:space="preserve"> 94.0% - 105.0% on dried basis.</w:t>
                  </w:r>
                </w:p>
              </w:tc>
              <w:tc>
                <w:tcPr>
                  <w:tcW w:w="646"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17960244" w14:textId="77777777">
                  <w:pPr>
                    <w:spacing w:line="256" w:lineRule="auto"/>
                    <w:jc w:val="center"/>
                    <w:rPr>
                      <w:sz w:val="24"/>
                      <w:szCs w:val="24"/>
                    </w:rPr>
                  </w:pPr>
                  <w:r w:rsidRPr="00E57D56">
                    <w:rPr>
                      <w:sz w:val="24"/>
                      <w:szCs w:val="24"/>
                    </w:rPr>
                    <w:t>101.3</w:t>
                  </w:r>
                </w:p>
              </w:tc>
            </w:tr>
            <w:tr w:rsidRPr="00E57D56" w:rsidR="005F785B" w:rsidTr="00E57D56" w14:paraId="131066DD" w14:textId="77777777">
              <w:trPr>
                <w:trHeight w:val="191"/>
                <w:jc w:val="center"/>
              </w:trPr>
              <w:tc>
                <w:tcPr>
                  <w:tcW w:w="1414"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1C3028DB" w14:textId="77777777">
                  <w:pPr>
                    <w:spacing w:line="276" w:lineRule="auto"/>
                    <w:rPr>
                      <w:sz w:val="24"/>
                      <w:szCs w:val="24"/>
                    </w:rPr>
                  </w:pPr>
                  <w:r w:rsidRPr="00E57D56">
                    <w:rPr>
                      <w:color w:val="000000"/>
                      <w:sz w:val="24"/>
                      <w:szCs w:val="24"/>
                    </w:rPr>
                    <w:t xml:space="preserve">Host Cell Proteins </w:t>
                  </w:r>
                </w:p>
              </w:tc>
              <w:tc>
                <w:tcPr>
                  <w:tcW w:w="2940"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7E9C2A8D" w14:textId="77777777">
                  <w:pPr>
                    <w:spacing w:line="276" w:lineRule="auto"/>
                    <w:rPr>
                      <w:sz w:val="24"/>
                      <w:szCs w:val="24"/>
                    </w:rPr>
                  </w:pPr>
                  <w:r w:rsidRPr="00E57D56">
                    <w:rPr>
                      <w:color w:val="000000"/>
                      <w:sz w:val="24"/>
                      <w:szCs w:val="24"/>
                    </w:rPr>
                    <w:t>NMT 10 ppm (ng/mg).</w:t>
                  </w:r>
                </w:p>
              </w:tc>
              <w:tc>
                <w:tcPr>
                  <w:tcW w:w="646"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481970FD" w14:textId="13A7BE15">
                  <w:pPr>
                    <w:spacing w:line="256" w:lineRule="auto"/>
                    <w:jc w:val="center"/>
                    <w:rPr>
                      <w:sz w:val="24"/>
                      <w:szCs w:val="24"/>
                    </w:rPr>
                  </w:pPr>
                  <w:r>
                    <w:rPr>
                      <w:sz w:val="24"/>
                      <w:szCs w:val="24"/>
                    </w:rPr>
                    <w:t>2</w:t>
                  </w:r>
                </w:p>
              </w:tc>
            </w:tr>
            <w:tr w:rsidRPr="00E57D56" w:rsidR="005F785B" w:rsidTr="00E57D56" w14:paraId="48DBF586" w14:textId="77777777">
              <w:trPr>
                <w:trHeight w:val="484"/>
                <w:jc w:val="center"/>
              </w:trPr>
              <w:tc>
                <w:tcPr>
                  <w:tcW w:w="5000" w:type="pct"/>
                  <w:gridSpan w:val="3"/>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4EAC739C" w14:textId="77777777">
                  <w:pPr>
                    <w:spacing w:line="276" w:lineRule="auto"/>
                    <w:rPr>
                      <w:b/>
                      <w:bCs/>
                      <w:sz w:val="24"/>
                      <w:szCs w:val="24"/>
                    </w:rPr>
                  </w:pPr>
                  <w:r w:rsidRPr="00E57D56">
                    <w:rPr>
                      <w:b/>
                      <w:bCs/>
                      <w:sz w:val="24"/>
                      <w:szCs w:val="24"/>
                    </w:rPr>
                    <w:t>Microbial Limit Test</w:t>
                  </w:r>
                </w:p>
              </w:tc>
            </w:tr>
            <w:tr w:rsidRPr="00E57D56" w:rsidR="005F785B" w:rsidTr="00E57D56" w14:paraId="35E6A49C" w14:textId="77777777">
              <w:trPr>
                <w:trHeight w:val="494"/>
                <w:jc w:val="center"/>
              </w:trPr>
              <w:tc>
                <w:tcPr>
                  <w:tcW w:w="1414"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3966E4F4" w14:textId="77777777">
                  <w:pPr>
                    <w:spacing w:line="256" w:lineRule="auto"/>
                    <w:rPr>
                      <w:sz w:val="24"/>
                      <w:szCs w:val="24"/>
                    </w:rPr>
                  </w:pPr>
                  <w:r w:rsidRPr="00E57D56">
                    <w:rPr>
                      <w:color w:val="000000"/>
                      <w:sz w:val="24"/>
                      <w:szCs w:val="24"/>
                    </w:rPr>
                    <w:t xml:space="preserve">Microbial Enumeration tests </w:t>
                  </w:r>
                </w:p>
              </w:tc>
              <w:tc>
                <w:tcPr>
                  <w:tcW w:w="2940"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3B6A4539" w14:textId="33011CFD">
                  <w:pPr>
                    <w:spacing w:line="256" w:lineRule="auto"/>
                    <w:rPr>
                      <w:sz w:val="24"/>
                      <w:szCs w:val="24"/>
                    </w:rPr>
                  </w:pPr>
                  <w:r w:rsidRPr="00E57D56">
                    <w:rPr>
                      <w:color w:val="000000"/>
                      <w:sz w:val="24"/>
                      <w:szCs w:val="24"/>
                    </w:rPr>
                    <w:t>NMT 300 cfu /g</w:t>
                  </w:r>
                </w:p>
              </w:tc>
              <w:tc>
                <w:tcPr>
                  <w:tcW w:w="646"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76EE7AB7" w14:textId="4CC1E1F6">
                  <w:pPr>
                    <w:spacing w:line="256" w:lineRule="auto"/>
                    <w:jc w:val="center"/>
                    <w:rPr>
                      <w:sz w:val="24"/>
                      <w:szCs w:val="24"/>
                    </w:rPr>
                  </w:pPr>
                  <w:r w:rsidRPr="00E57D56">
                    <w:rPr>
                      <w:color w:val="000000"/>
                      <w:sz w:val="24"/>
                      <w:szCs w:val="24"/>
                    </w:rPr>
                    <w:t>25 cfu /g</w:t>
                  </w:r>
                </w:p>
              </w:tc>
            </w:tr>
            <w:tr w:rsidRPr="00E57D56" w:rsidR="005F785B" w:rsidTr="00E57D56" w14:paraId="61EFDA59" w14:textId="77777777">
              <w:trPr>
                <w:trHeight w:val="368"/>
                <w:jc w:val="center"/>
              </w:trPr>
              <w:tc>
                <w:tcPr>
                  <w:tcW w:w="1414"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6C45BE53" w14:textId="77777777">
                  <w:pPr>
                    <w:spacing w:before="40" w:after="40" w:line="276" w:lineRule="auto"/>
                    <w:rPr>
                      <w:sz w:val="24"/>
                      <w:szCs w:val="24"/>
                    </w:rPr>
                  </w:pPr>
                  <w:r w:rsidRPr="00E57D56">
                    <w:rPr>
                      <w:sz w:val="24"/>
                      <w:szCs w:val="24"/>
                    </w:rPr>
                    <w:t>Test for specific Microorganisms:</w:t>
                  </w:r>
                </w:p>
                <w:p w:rsidRPr="00E57D56" w:rsidR="005F785B" w:rsidP="005F785B" w:rsidRDefault="005F785B" w14:paraId="4AA36532" w14:textId="77777777">
                  <w:pPr>
                    <w:spacing w:line="276" w:lineRule="auto"/>
                    <w:rPr>
                      <w:color w:val="000000"/>
                      <w:sz w:val="24"/>
                      <w:szCs w:val="24"/>
                    </w:rPr>
                  </w:pPr>
                  <w:r w:rsidRPr="00E57D56">
                    <w:rPr>
                      <w:i/>
                      <w:color w:val="000000"/>
                      <w:sz w:val="24"/>
                      <w:szCs w:val="24"/>
                    </w:rPr>
                    <w:t xml:space="preserve">E. </w:t>
                  </w:r>
                  <w:r w:rsidRPr="00E57D56">
                    <w:rPr>
                      <w:i/>
                      <w:iCs/>
                      <w:color w:val="000000"/>
                      <w:sz w:val="24"/>
                      <w:szCs w:val="24"/>
                    </w:rPr>
                    <w:t>coli,</w:t>
                  </w:r>
                </w:p>
                <w:p w:rsidRPr="006A2B70" w:rsidR="005F785B" w:rsidP="005F785B" w:rsidRDefault="005F785B" w14:paraId="796E107E" w14:textId="77777777">
                  <w:pPr>
                    <w:spacing w:line="276" w:lineRule="auto"/>
                    <w:rPr>
                      <w:color w:val="000000"/>
                      <w:sz w:val="24"/>
                      <w:szCs w:val="24"/>
                      <w:lang w:val="it-IT"/>
                    </w:rPr>
                  </w:pPr>
                  <w:r w:rsidRPr="006A2B70">
                    <w:rPr>
                      <w:i/>
                      <w:color w:val="000000"/>
                      <w:sz w:val="24"/>
                      <w:szCs w:val="24"/>
                      <w:lang w:val="it-IT"/>
                    </w:rPr>
                    <w:t>Salmonella,</w:t>
                  </w:r>
                </w:p>
                <w:p w:rsidRPr="006A2B70" w:rsidR="005F785B" w:rsidP="005F785B" w:rsidRDefault="005F785B" w14:paraId="0E7BB01B" w14:textId="77777777">
                  <w:pPr>
                    <w:spacing w:line="276" w:lineRule="auto"/>
                    <w:rPr>
                      <w:color w:val="000000"/>
                      <w:sz w:val="24"/>
                      <w:szCs w:val="24"/>
                      <w:lang w:val="it-IT"/>
                    </w:rPr>
                  </w:pPr>
                  <w:r w:rsidRPr="006A2B70">
                    <w:rPr>
                      <w:i/>
                      <w:color w:val="000000"/>
                      <w:sz w:val="24"/>
                      <w:szCs w:val="24"/>
                      <w:lang w:val="it-IT"/>
                    </w:rPr>
                    <w:t xml:space="preserve">P. </w:t>
                  </w:r>
                  <w:r w:rsidRPr="006A2B70">
                    <w:rPr>
                      <w:i/>
                      <w:iCs/>
                      <w:color w:val="000000"/>
                      <w:sz w:val="24"/>
                      <w:szCs w:val="24"/>
                      <w:lang w:val="it-IT"/>
                    </w:rPr>
                    <w:t>aeruginosa,</w:t>
                  </w:r>
                  <w:r w:rsidRPr="006A2B70">
                    <w:rPr>
                      <w:color w:val="000000"/>
                      <w:sz w:val="24"/>
                      <w:szCs w:val="24"/>
                      <w:lang w:val="it-IT"/>
                    </w:rPr>
                    <w:t xml:space="preserve"> </w:t>
                  </w:r>
                </w:p>
                <w:p w:rsidRPr="006A2B70" w:rsidR="005F785B" w:rsidP="005F785B" w:rsidRDefault="005F785B" w14:paraId="3A1FB8E0" w14:textId="77777777">
                  <w:pPr>
                    <w:spacing w:line="276" w:lineRule="auto"/>
                    <w:rPr>
                      <w:color w:val="000000"/>
                      <w:sz w:val="24"/>
                      <w:szCs w:val="24"/>
                      <w:lang w:val="it-IT"/>
                    </w:rPr>
                  </w:pPr>
                  <w:r w:rsidRPr="006A2B70">
                    <w:rPr>
                      <w:i/>
                      <w:color w:val="000000"/>
                      <w:sz w:val="24"/>
                      <w:szCs w:val="24"/>
                      <w:lang w:val="it-IT"/>
                    </w:rPr>
                    <w:t xml:space="preserve">S. </w:t>
                  </w:r>
                  <w:r w:rsidRPr="006A2B70">
                    <w:rPr>
                      <w:i/>
                      <w:iCs/>
                      <w:color w:val="000000"/>
                      <w:sz w:val="24"/>
                      <w:szCs w:val="24"/>
                      <w:lang w:val="it-IT"/>
                    </w:rPr>
                    <w:t>aureus,</w:t>
                  </w:r>
                </w:p>
                <w:p w:rsidRPr="00E57D56" w:rsidR="005F785B" w:rsidP="005F785B" w:rsidRDefault="005F785B" w14:paraId="6E0444A3" w14:textId="77777777">
                  <w:pPr>
                    <w:spacing w:line="276" w:lineRule="auto"/>
                    <w:rPr>
                      <w:color w:val="000000"/>
                      <w:sz w:val="24"/>
                      <w:szCs w:val="24"/>
                    </w:rPr>
                  </w:pPr>
                  <w:r w:rsidRPr="00E57D56">
                    <w:rPr>
                      <w:i/>
                      <w:color w:val="000000"/>
                      <w:sz w:val="24"/>
                      <w:szCs w:val="24"/>
                    </w:rPr>
                    <w:t>Clostridium</w:t>
                  </w:r>
                  <w:r w:rsidRPr="00E57D56">
                    <w:rPr>
                      <w:color w:val="000000"/>
                      <w:sz w:val="24"/>
                      <w:szCs w:val="24"/>
                    </w:rPr>
                    <w:t xml:space="preserve"> </w:t>
                  </w:r>
                  <w:r w:rsidRPr="00E57D56">
                    <w:rPr>
                      <w:i/>
                      <w:color w:val="000000"/>
                      <w:sz w:val="24"/>
                      <w:szCs w:val="24"/>
                    </w:rPr>
                    <w:t>sporogenes,</w:t>
                  </w:r>
                  <w:r w:rsidRPr="00E57D56">
                    <w:rPr>
                      <w:color w:val="000000"/>
                      <w:sz w:val="24"/>
                      <w:szCs w:val="24"/>
                    </w:rPr>
                    <w:t xml:space="preserve"> </w:t>
                  </w:r>
                </w:p>
                <w:p w:rsidRPr="00E57D56" w:rsidR="005F785B" w:rsidP="005F785B" w:rsidRDefault="005F785B" w14:paraId="34CA0432" w14:textId="77777777">
                  <w:pPr>
                    <w:spacing w:line="276" w:lineRule="auto"/>
                    <w:rPr>
                      <w:i/>
                      <w:iCs/>
                      <w:color w:val="000000"/>
                      <w:sz w:val="24"/>
                      <w:szCs w:val="24"/>
                    </w:rPr>
                  </w:pPr>
                  <w:r w:rsidRPr="00E57D56">
                    <w:rPr>
                      <w:i/>
                      <w:iCs/>
                      <w:color w:val="000000"/>
                      <w:sz w:val="24"/>
                      <w:szCs w:val="24"/>
                    </w:rPr>
                    <w:t>Bile tolerant gram-negative bacteria,</w:t>
                  </w:r>
                </w:p>
                <w:p w:rsidRPr="00E57D56" w:rsidR="005F785B" w:rsidP="005F785B" w:rsidRDefault="005F785B" w14:paraId="450FCA0E" w14:textId="77777777">
                  <w:pPr>
                    <w:spacing w:line="276" w:lineRule="auto"/>
                    <w:rPr>
                      <w:sz w:val="24"/>
                      <w:szCs w:val="24"/>
                    </w:rPr>
                  </w:pPr>
                  <w:r w:rsidRPr="00E57D56">
                    <w:rPr>
                      <w:i/>
                      <w:color w:val="000000"/>
                      <w:sz w:val="24"/>
                      <w:szCs w:val="24"/>
                    </w:rPr>
                    <w:t>Candida albicans.</w:t>
                  </w:r>
                </w:p>
              </w:tc>
              <w:tc>
                <w:tcPr>
                  <w:tcW w:w="2940"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09C75767" w14:textId="77777777">
                  <w:pPr>
                    <w:spacing w:line="276" w:lineRule="auto"/>
                    <w:rPr>
                      <w:sz w:val="24"/>
                      <w:szCs w:val="24"/>
                    </w:rPr>
                  </w:pPr>
                  <w:r w:rsidRPr="00E57D56">
                    <w:rPr>
                      <w:color w:val="000000"/>
                      <w:sz w:val="24"/>
                      <w:szCs w:val="24"/>
                    </w:rPr>
                    <w:t>Absent/g</w:t>
                  </w:r>
                </w:p>
              </w:tc>
              <w:tc>
                <w:tcPr>
                  <w:tcW w:w="646"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3F70B581" w14:textId="77777777">
                  <w:pPr>
                    <w:spacing w:line="256" w:lineRule="auto"/>
                    <w:jc w:val="center"/>
                    <w:rPr>
                      <w:sz w:val="24"/>
                      <w:szCs w:val="24"/>
                    </w:rPr>
                  </w:pPr>
                  <w:r w:rsidRPr="00E57D56">
                    <w:rPr>
                      <w:sz w:val="24"/>
                      <w:szCs w:val="24"/>
                    </w:rPr>
                    <w:t>Absent</w:t>
                  </w:r>
                </w:p>
              </w:tc>
            </w:tr>
            <w:tr w:rsidRPr="00E57D56" w:rsidR="005F785B" w:rsidTr="009C35E1" w14:paraId="6E18A88F" w14:textId="77777777">
              <w:tblPrEx>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Change w:author="Sachin Kumbhar" w:date="2026-09-11T12:37:00Z" w16du:dateUtc="2026-09-11T07:07:00Z" w:id="573">
                  <w:tblPrEx>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blPrExChange>
              </w:tblPrEx>
              <w:trPr>
                <w:trHeight w:val="1252" w:hRule="exact"/>
                <w:jc w:val="center"/>
                <w:trPrChange w:author="Sachin Kumbhar" w:date="2026-09-11T12:37:00Z" w16du:dateUtc="2026-09-11T07:07:00Z" w:id="574">
                  <w:trPr>
                    <w:trHeight w:val="685" w:hRule="exact"/>
                    <w:jc w:val="center"/>
                  </w:trPr>
                </w:trPrChange>
              </w:trPr>
              <w:tc>
                <w:tcPr>
                  <w:tcW w:w="1414" w:type="pct"/>
                  <w:tcBorders>
                    <w:top w:val="single" w:color="auto" w:sz="4" w:space="0"/>
                    <w:left w:val="single" w:color="auto" w:sz="4" w:space="0"/>
                    <w:bottom w:val="single" w:color="auto" w:sz="4" w:space="0"/>
                    <w:right w:val="single" w:color="auto" w:sz="4" w:space="0"/>
                  </w:tcBorders>
                  <w:vAlign w:val="center"/>
                  <w:hideMark/>
                  <w:tcPrChange w:author="Sachin Kumbhar" w:date="2026-09-11T12:37:00Z" w16du:dateUtc="2026-09-11T07:07:00Z" w:id="575">
                    <w:tcPr>
                      <w:tcW w:w="1414" w:type="pct"/>
                      <w:tcBorders>
                        <w:top w:val="single" w:color="auto" w:sz="4" w:space="0"/>
                        <w:left w:val="single" w:color="auto" w:sz="4" w:space="0"/>
                        <w:bottom w:val="single" w:color="auto" w:sz="4" w:space="0"/>
                        <w:right w:val="single" w:color="auto" w:sz="4" w:space="0"/>
                      </w:tcBorders>
                      <w:vAlign w:val="center"/>
                      <w:hideMark/>
                    </w:tcPr>
                  </w:tcPrChange>
                </w:tcPr>
                <w:p w:rsidRPr="00E57D56" w:rsidR="005F785B" w:rsidP="005F785B" w:rsidRDefault="005F785B" w14:paraId="499862EC" w14:textId="77777777">
                  <w:pPr>
                    <w:spacing w:line="276" w:lineRule="auto"/>
                    <w:rPr>
                      <w:sz w:val="24"/>
                      <w:szCs w:val="24"/>
                    </w:rPr>
                  </w:pPr>
                  <w:r w:rsidRPr="00E57D56">
                    <w:rPr>
                      <w:color w:val="000000"/>
                      <w:sz w:val="24"/>
                      <w:szCs w:val="24"/>
                    </w:rPr>
                    <w:t>*Host Cell DNA</w:t>
                  </w:r>
                </w:p>
              </w:tc>
              <w:tc>
                <w:tcPr>
                  <w:tcW w:w="2940" w:type="pct"/>
                  <w:tcBorders>
                    <w:top w:val="single" w:color="auto" w:sz="4" w:space="0"/>
                    <w:left w:val="single" w:color="auto" w:sz="4" w:space="0"/>
                    <w:bottom w:val="single" w:color="auto" w:sz="4" w:space="0"/>
                    <w:right w:val="single" w:color="auto" w:sz="4" w:space="0"/>
                  </w:tcBorders>
                  <w:vAlign w:val="center"/>
                  <w:hideMark/>
                  <w:tcPrChange w:author="Sachin Kumbhar" w:date="2026-09-11T12:37:00Z" w16du:dateUtc="2026-09-11T07:07:00Z" w:id="576">
                    <w:tcPr>
                      <w:tcW w:w="2940" w:type="pct"/>
                      <w:tcBorders>
                        <w:top w:val="single" w:color="auto" w:sz="4" w:space="0"/>
                        <w:left w:val="single" w:color="auto" w:sz="4" w:space="0"/>
                        <w:bottom w:val="single" w:color="auto" w:sz="4" w:space="0"/>
                        <w:right w:val="single" w:color="auto" w:sz="4" w:space="0"/>
                      </w:tcBorders>
                      <w:vAlign w:val="center"/>
                      <w:hideMark/>
                    </w:tcPr>
                  </w:tcPrChange>
                </w:tcPr>
                <w:p w:rsidRPr="006A2B70" w:rsidR="005F785B" w:rsidP="005F785B" w:rsidRDefault="005F785B" w14:paraId="7617C25C" w14:textId="77777777">
                  <w:pPr>
                    <w:spacing w:line="276" w:lineRule="auto"/>
                    <w:rPr>
                      <w:sz w:val="24"/>
                      <w:szCs w:val="24"/>
                      <w:lang w:val="sv-SE"/>
                    </w:rPr>
                  </w:pPr>
                  <w:r w:rsidRPr="00E57D56">
                    <w:rPr>
                      <w:color w:val="000000"/>
                      <w:sz w:val="24"/>
                      <w:szCs w:val="24"/>
                      <w:lang w:val="sv-SE"/>
                    </w:rPr>
                    <w:t>NMT 1.3 ng/mg (10 ng/dose)</w:t>
                  </w:r>
                </w:p>
              </w:tc>
              <w:tc>
                <w:tcPr>
                  <w:tcW w:w="646" w:type="pct"/>
                  <w:tcBorders>
                    <w:top w:val="single" w:color="auto" w:sz="4" w:space="0"/>
                    <w:left w:val="single" w:color="auto" w:sz="4" w:space="0"/>
                    <w:bottom w:val="single" w:color="auto" w:sz="4" w:space="0"/>
                    <w:right w:val="single" w:color="auto" w:sz="4" w:space="0"/>
                  </w:tcBorders>
                  <w:vAlign w:val="center"/>
                  <w:hideMark/>
                  <w:tcPrChange w:author="Sachin Kumbhar" w:date="2026-09-11T12:37:00Z" w16du:dateUtc="2026-09-11T07:07:00Z" w:id="577">
                    <w:tcPr>
                      <w:tcW w:w="646" w:type="pct"/>
                      <w:tcBorders>
                        <w:top w:val="single" w:color="auto" w:sz="4" w:space="0"/>
                        <w:left w:val="single" w:color="auto" w:sz="4" w:space="0"/>
                        <w:bottom w:val="single" w:color="auto" w:sz="4" w:space="0"/>
                        <w:right w:val="single" w:color="auto" w:sz="4" w:space="0"/>
                      </w:tcBorders>
                      <w:vAlign w:val="center"/>
                      <w:hideMark/>
                    </w:tcPr>
                  </w:tcPrChange>
                </w:tcPr>
                <w:p w:rsidRPr="00E57D56" w:rsidR="005F785B" w:rsidP="005F785B" w:rsidRDefault="009C35E1" w14:paraId="08884055" w14:textId="5EF0EC27">
                  <w:pPr>
                    <w:spacing w:line="256" w:lineRule="auto"/>
                    <w:jc w:val="center"/>
                    <w:rPr>
                      <w:sz w:val="24"/>
                      <w:szCs w:val="24"/>
                    </w:rPr>
                  </w:pPr>
                  <w:ins w:author="Sachin Kumbhar" w:date="2026-09-11T12:37:00Z" w16du:dateUtc="2026-09-11T07:07:00Z" w:id="578">
                    <w:r w:rsidRPr="00E65D76">
                      <w:rPr>
                        <w:sz w:val="24"/>
                        <w:szCs w:val="24"/>
                        <w:rPrChange w:author="Akash Kengar" w:date="2026-09-12T08:38:00Z" w16du:dateUtc="2026-09-12T03:08:00Z" w:id="579">
                          <w:rPr>
                            <w:sz w:val="24"/>
                            <w:szCs w:val="24"/>
                            <w:lang w:val="sv-SE"/>
                          </w:rPr>
                        </w:rPrChange>
                      </w:rPr>
                      <w:t>&lt;</w:t>
                    </w:r>
                    <w:r w:rsidRPr="00E65D76">
                      <w:rPr>
                        <w:color w:val="000000"/>
                        <w:sz w:val="24"/>
                        <w:szCs w:val="24"/>
                        <w:rPrChange w:author="Akash Kengar" w:date="2026-09-12T08:38:00Z" w16du:dateUtc="2026-09-12T03:08:00Z" w:id="580">
                          <w:rPr>
                            <w:color w:val="000000"/>
                            <w:sz w:val="24"/>
                            <w:szCs w:val="24"/>
                            <w:lang w:val="sv-SE"/>
                          </w:rPr>
                        </w:rPrChange>
                      </w:rPr>
                      <w:t>1.3 ng/mg (10 ng/dose)</w:t>
                    </w:r>
                  </w:ins>
                  <w:del w:author="Sachin Kumbhar" w:date="2026-09-11T12:35:00Z" w16du:dateUtc="2026-09-11T07:05:00Z" w:id="581">
                    <w:r w:rsidRPr="00E57D56" w:rsidDel="009C35E1" w:rsidR="005F785B">
                      <w:rPr>
                        <w:sz w:val="24"/>
                        <w:szCs w:val="24"/>
                      </w:rPr>
                      <w:delText>Under Testing</w:delText>
                    </w:r>
                  </w:del>
                </w:p>
              </w:tc>
            </w:tr>
            <w:tr w:rsidRPr="00E57D56" w:rsidR="005F785B" w:rsidTr="00E57D56" w14:paraId="0FB42ED9" w14:textId="77777777">
              <w:trPr>
                <w:trHeight w:val="442"/>
                <w:jc w:val="center"/>
              </w:trPr>
              <w:tc>
                <w:tcPr>
                  <w:tcW w:w="5000" w:type="pct"/>
                  <w:gridSpan w:val="3"/>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4307722E" w14:textId="77777777">
                  <w:pPr>
                    <w:spacing w:line="276" w:lineRule="auto"/>
                    <w:rPr>
                      <w:sz w:val="24"/>
                      <w:szCs w:val="24"/>
                    </w:rPr>
                  </w:pPr>
                  <w:r w:rsidRPr="00E57D56">
                    <w:rPr>
                      <w:sz w:val="24"/>
                      <w:szCs w:val="24"/>
                    </w:rPr>
                    <w:t>*Residual Solvents</w:t>
                  </w:r>
                </w:p>
              </w:tc>
            </w:tr>
            <w:tr w:rsidRPr="00E57D56" w:rsidR="005F785B" w:rsidTr="00E57D56" w14:paraId="5350FFAE" w14:textId="77777777">
              <w:trPr>
                <w:trHeight w:val="369" w:hRule="exact"/>
                <w:jc w:val="center"/>
              </w:trPr>
              <w:tc>
                <w:tcPr>
                  <w:tcW w:w="1414"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0E75F009" w14:textId="77777777">
                  <w:pPr>
                    <w:spacing w:line="276" w:lineRule="auto"/>
                    <w:rPr>
                      <w:sz w:val="24"/>
                      <w:szCs w:val="24"/>
                    </w:rPr>
                  </w:pPr>
                  <w:r w:rsidRPr="00E57D56">
                    <w:rPr>
                      <w:color w:val="000000"/>
                      <w:sz w:val="24"/>
                      <w:szCs w:val="24"/>
                    </w:rPr>
                    <w:t>Acetonitrile</w:t>
                  </w:r>
                </w:p>
              </w:tc>
              <w:tc>
                <w:tcPr>
                  <w:tcW w:w="2940" w:type="pct"/>
                  <w:tcBorders>
                    <w:top w:val="single" w:color="auto" w:sz="4" w:space="0"/>
                    <w:left w:val="single" w:color="auto" w:sz="4" w:space="0"/>
                    <w:bottom w:val="single" w:color="auto" w:sz="4" w:space="0"/>
                    <w:right w:val="single" w:color="auto" w:sz="4" w:space="0"/>
                  </w:tcBorders>
                  <w:vAlign w:val="center"/>
                </w:tcPr>
                <w:p w:rsidRPr="00E57D56" w:rsidR="005F785B" w:rsidP="005F785B" w:rsidRDefault="005F785B" w14:paraId="5D863B65" w14:textId="77777777">
                  <w:pPr>
                    <w:pStyle w:val="Header"/>
                    <w:spacing w:before="40" w:after="40" w:line="276" w:lineRule="auto"/>
                    <w:rPr>
                      <w:color w:val="000000"/>
                      <w:sz w:val="24"/>
                      <w:szCs w:val="24"/>
                    </w:rPr>
                  </w:pPr>
                  <w:r w:rsidRPr="00E57D56">
                    <w:rPr>
                      <w:color w:val="000000"/>
                      <w:sz w:val="24"/>
                      <w:szCs w:val="24"/>
                    </w:rPr>
                    <w:t>NMT 410 ppm.</w:t>
                  </w:r>
                </w:p>
                <w:p w:rsidRPr="00E57D56" w:rsidR="005F785B" w:rsidP="005F785B" w:rsidRDefault="005F785B" w14:paraId="01A17F64" w14:textId="77777777">
                  <w:pPr>
                    <w:spacing w:line="276" w:lineRule="auto"/>
                    <w:rPr>
                      <w:sz w:val="24"/>
                      <w:szCs w:val="24"/>
                    </w:rPr>
                  </w:pPr>
                </w:p>
              </w:tc>
              <w:tc>
                <w:tcPr>
                  <w:tcW w:w="646"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2BA0CFCF" w14:textId="77777777">
                  <w:pPr>
                    <w:spacing w:line="256" w:lineRule="auto"/>
                    <w:jc w:val="center"/>
                    <w:rPr>
                      <w:sz w:val="24"/>
                      <w:szCs w:val="24"/>
                    </w:rPr>
                  </w:pPr>
                  <w:r w:rsidRPr="00E57D56">
                    <w:rPr>
                      <w:sz w:val="24"/>
                      <w:szCs w:val="24"/>
                    </w:rPr>
                    <w:t>9 ppm</w:t>
                  </w:r>
                </w:p>
              </w:tc>
            </w:tr>
            <w:tr w:rsidRPr="00E57D56" w:rsidR="005F785B" w:rsidTr="00E57D56" w14:paraId="137D3D88" w14:textId="77777777">
              <w:trPr>
                <w:trHeight w:val="343" w:hRule="exact"/>
                <w:jc w:val="center"/>
              </w:trPr>
              <w:tc>
                <w:tcPr>
                  <w:tcW w:w="1414"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656DA67D" w14:textId="77777777">
                  <w:pPr>
                    <w:spacing w:line="276" w:lineRule="auto"/>
                    <w:rPr>
                      <w:sz w:val="24"/>
                      <w:szCs w:val="24"/>
                    </w:rPr>
                  </w:pPr>
                  <w:r w:rsidRPr="00E57D56">
                    <w:rPr>
                      <w:color w:val="000000"/>
                      <w:sz w:val="24"/>
                      <w:szCs w:val="24"/>
                    </w:rPr>
                    <w:t>Isopropyl Alcohol</w:t>
                  </w:r>
                </w:p>
              </w:tc>
              <w:tc>
                <w:tcPr>
                  <w:tcW w:w="2940"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3A98FDB3" w14:textId="77777777">
                  <w:pPr>
                    <w:spacing w:line="276" w:lineRule="auto"/>
                    <w:rPr>
                      <w:sz w:val="24"/>
                      <w:szCs w:val="24"/>
                    </w:rPr>
                  </w:pPr>
                  <w:r w:rsidRPr="00E57D56">
                    <w:rPr>
                      <w:color w:val="000000"/>
                      <w:sz w:val="24"/>
                      <w:szCs w:val="24"/>
                    </w:rPr>
                    <w:t>NMT 5000 ppm.</w:t>
                  </w:r>
                </w:p>
              </w:tc>
              <w:tc>
                <w:tcPr>
                  <w:tcW w:w="646" w:type="pct"/>
                  <w:tcBorders>
                    <w:top w:val="single" w:color="auto" w:sz="4" w:space="0"/>
                    <w:left w:val="single" w:color="auto" w:sz="4" w:space="0"/>
                    <w:bottom w:val="single" w:color="auto" w:sz="4" w:space="0"/>
                    <w:right w:val="single" w:color="auto" w:sz="4" w:space="0"/>
                  </w:tcBorders>
                  <w:vAlign w:val="center"/>
                  <w:hideMark/>
                </w:tcPr>
                <w:p w:rsidRPr="00E57D56" w:rsidR="005F785B" w:rsidP="005F785B" w:rsidRDefault="005F785B" w14:paraId="1A499246" w14:textId="77777777">
                  <w:pPr>
                    <w:spacing w:line="256" w:lineRule="auto"/>
                    <w:jc w:val="center"/>
                    <w:rPr>
                      <w:sz w:val="24"/>
                      <w:szCs w:val="24"/>
                    </w:rPr>
                  </w:pPr>
                  <w:r w:rsidRPr="00E57D56">
                    <w:rPr>
                      <w:sz w:val="24"/>
                      <w:szCs w:val="24"/>
                    </w:rPr>
                    <w:t>24 ppm</w:t>
                  </w:r>
                </w:p>
              </w:tc>
            </w:tr>
          </w:tbl>
          <w:p w:rsidRPr="00E57D56" w:rsidR="005F785B" w:rsidP="005F785B" w:rsidRDefault="005F785B" w14:paraId="1AB339F5" w14:textId="719365E9">
            <w:pPr>
              <w:spacing w:line="276" w:lineRule="auto"/>
              <w:rPr>
                <w:b/>
                <w:bCs/>
                <w:sz w:val="24"/>
                <w:szCs w:val="24"/>
              </w:rPr>
            </w:pPr>
            <w:r w:rsidRPr="00E57D56">
              <w:rPr>
                <w:b/>
                <w:bCs/>
                <w:sz w:val="24"/>
                <w:szCs w:val="24"/>
              </w:rPr>
              <w:t>Note: *Additional tests.</w:t>
            </w:r>
          </w:p>
          <w:p w:rsidRPr="002920B1" w:rsidR="005F785B" w:rsidP="005F785B" w:rsidRDefault="005F785B" w14:paraId="5EA8A940" w14:textId="110F4D5F">
            <w:pPr>
              <w:spacing w:line="276" w:lineRule="auto"/>
              <w:jc w:val="both"/>
              <w:rPr>
                <w:sz w:val="24"/>
                <w:szCs w:val="24"/>
                <w:lang w:val="en-IN"/>
              </w:rPr>
            </w:pPr>
            <w:r w:rsidRPr="00950475">
              <w:rPr>
                <w:sz w:val="24"/>
                <w:szCs w:val="24"/>
              </w:rPr>
              <w:t>The analytical results for final drug substance batch RIG25014 were reviewed. Based on the completed analytical testing available to date, all reported results were within their specified acceptance limits, and no adverse impact on product quality has been identified. Microbiological and endotoxin results were also within specified limits, supporting product safety and purity.</w:t>
            </w:r>
          </w:p>
        </w:tc>
      </w:tr>
      <w:tr w:rsidRPr="002920B1" w:rsidR="005F785B" w:rsidTr="257A5F30" w14:paraId="14455F6A" w14:textId="777777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57"/>
        </w:trPr>
        <w:tc>
          <w:tcPr>
            <w:tcW w:w="10440" w:type="dxa"/>
            <w:gridSpan w:val="4"/>
            <w:tcBorders>
              <w:top w:val="single" w:color="auto" w:sz="8" w:space="0"/>
              <w:left w:val="single" w:color="auto" w:sz="8" w:space="0"/>
              <w:bottom w:val="single" w:color="auto" w:sz="8" w:space="0"/>
              <w:right w:val="single" w:color="auto" w:sz="8" w:space="0"/>
            </w:tcBorders>
            <w:tcMar/>
            <w:vAlign w:val="center"/>
            <w:hideMark/>
          </w:tcPr>
          <w:p w:rsidRPr="002920B1" w:rsidR="005F785B" w:rsidP="005F785B" w:rsidRDefault="005F785B" w14:paraId="3ACE37F4" w14:textId="1317ECE3">
            <w:pPr>
              <w:spacing w:line="276" w:lineRule="auto"/>
              <w:rPr>
                <w:b/>
                <w:sz w:val="24"/>
                <w:szCs w:val="24"/>
              </w:rPr>
            </w:pPr>
            <w:r>
              <w:rPr>
                <w:b/>
                <w:sz w:val="24"/>
                <w:szCs w:val="24"/>
              </w:rPr>
              <w:t>Scope Assessment:</w:t>
            </w:r>
          </w:p>
        </w:tc>
      </w:tr>
      <w:tr w:rsidRPr="002920B1" w:rsidR="005F785B" w:rsidTr="257A5F30" w14:paraId="192E485E" w14:textId="777777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57"/>
        </w:trPr>
        <w:tc>
          <w:tcPr>
            <w:tcW w:w="10440" w:type="dxa"/>
            <w:gridSpan w:val="4"/>
            <w:tcBorders>
              <w:top w:val="single" w:color="auto" w:sz="8" w:space="0"/>
              <w:left w:val="single" w:color="auto" w:sz="8" w:space="0"/>
              <w:bottom w:val="single" w:color="auto" w:sz="8" w:space="0"/>
              <w:right w:val="single" w:color="auto" w:sz="8" w:space="0"/>
            </w:tcBorders>
            <w:tcMar/>
            <w:vAlign w:val="center"/>
          </w:tcPr>
          <w:p w:rsidRPr="00764ED7" w:rsidR="005F785B" w:rsidP="005F785B" w:rsidRDefault="005F785B" w14:paraId="29434A69" w14:textId="77777777">
            <w:pPr>
              <w:spacing w:line="276" w:lineRule="auto"/>
              <w:jc w:val="both"/>
              <w:rPr>
                <w:ins w:author="Sachin Kumbhar" w:date="2026-09-04T12:04:00Z" w16du:dateUtc="2026-09-04T06:34:00Z" w:id="582"/>
                <w:sz w:val="24"/>
                <w:szCs w:val="24"/>
              </w:rPr>
            </w:pPr>
            <w:ins w:author="Sachin Kumbhar" w:date="2026-09-04T12:04:00Z" w16du:dateUtc="2026-09-04T06:34:00Z" w:id="583">
              <w:r w:rsidRPr="4963D20A">
                <w:rPr>
                  <w:sz w:val="24"/>
                  <w:szCs w:val="24"/>
                  <w:lang w:val="en-IN"/>
                </w:rPr>
                <w:t xml:space="preserve"> </w:t>
              </w:r>
              <w:r>
                <w:rPr>
                  <w:sz w:val="24"/>
                  <w:szCs w:val="24"/>
                  <w:lang w:val="en-IN"/>
                </w:rPr>
                <w:t>T</w:t>
              </w:r>
              <w:r w:rsidRPr="00764ED7">
                <w:rPr>
                  <w:sz w:val="24"/>
                  <w:szCs w:val="24"/>
                </w:rPr>
                <w:t xml:space="preserve">he evaluation confirmed that the specific deviation investigated was observed in batch </w:t>
              </w:r>
              <w:r w:rsidRPr="00764ED7">
                <w:rPr>
                  <w:b/>
                  <w:bCs/>
                  <w:sz w:val="24"/>
                  <w:szCs w:val="24"/>
                </w:rPr>
                <w:t>RIG25014</w:t>
              </w:r>
              <w:r w:rsidRPr="00764ED7">
                <w:rPr>
                  <w:sz w:val="24"/>
                  <w:szCs w:val="24"/>
                </w:rPr>
                <w:t xml:space="preserve">. Review of concurrent batch data confirmed that no comparable pressure excursion was observed during the Primary Drying Step 1 transition for batches </w:t>
              </w:r>
              <w:r w:rsidRPr="00764ED7">
                <w:rPr>
                  <w:b/>
                  <w:bCs/>
                  <w:sz w:val="24"/>
                  <w:szCs w:val="24"/>
                </w:rPr>
                <w:t>C072630015, C072630016, and C072630017</w:t>
              </w:r>
              <w:r w:rsidRPr="00764ED7">
                <w:rPr>
                  <w:sz w:val="24"/>
                  <w:szCs w:val="24"/>
                </w:rPr>
                <w:t>. However, the historical review identified similar pressure excursions during the transition into Primary Drying Step 1 in other batches.</w:t>
              </w:r>
            </w:ins>
          </w:p>
          <w:p w:rsidRPr="00764ED7" w:rsidR="005F785B" w:rsidP="005F785B" w:rsidRDefault="005F785B" w14:paraId="158A675A" w14:textId="77777777">
            <w:pPr>
              <w:spacing w:line="276" w:lineRule="auto"/>
              <w:jc w:val="both"/>
              <w:rPr>
                <w:ins w:author="Sachin Kumbhar" w:date="2026-09-04T12:04:00Z" w16du:dateUtc="2026-09-04T06:34:00Z" w:id="1547981493"/>
                <w:sz w:val="24"/>
                <w:szCs w:val="24"/>
              </w:rPr>
            </w:pPr>
            <w:ins w:author="Sachin Kumbhar" w:date="2026-09-04T12:04:00Z" w16du:dateUtc="2026-09-04T06:34:00Z" w:id="613340837">
              <w:r w:rsidRPr="257A5F30" w:rsidR="005F785B">
                <w:rPr>
                  <w:sz w:val="24"/>
                  <w:szCs w:val="24"/>
                </w:rPr>
                <w:t xml:space="preserve">Based on the historical trend, the observed pressure excursion in RIG25014 is </w:t>
              </w:r>
              <w:r w:rsidRPr="257A5F30" w:rsidR="005F785B">
                <w:rPr>
                  <w:b w:val="1"/>
                  <w:bCs w:val="1"/>
                  <w:sz w:val="24"/>
                  <w:szCs w:val="24"/>
                </w:rPr>
                <w:t>not considered an isolated batch-specific event</w:t>
              </w:r>
              <w:r w:rsidRPr="257A5F30" w:rsidR="005F785B">
                <w:rPr>
                  <w:sz w:val="24"/>
                  <w:szCs w:val="24"/>
                </w:rPr>
                <w:t xml:space="preserve">. Rather, the recurrence of similar pressure excursions indicates that the event is associated with the </w:t>
              </w:r>
              <w:r w:rsidRPr="257A5F30" w:rsidR="005F785B">
                <w:rPr>
                  <w:b w:val="1"/>
                  <w:bCs w:val="1"/>
                  <w:sz w:val="24"/>
                  <w:szCs w:val="24"/>
                </w:rPr>
                <w:t>existing vacuum-control system behavior during the transition into Primary Drying Step 1</w:t>
              </w:r>
              <w:r w:rsidRPr="257A5F30" w:rsidR="005F785B">
                <w:rPr>
                  <w:sz w:val="24"/>
                  <w:szCs w:val="24"/>
                </w:rPr>
                <w:t xml:space="preserve">. Therefore, </w:t>
              </w:r>
            </w:ins>
            <w:commentRangeStart w:id="253625747"/>
            <w:ins w:author="Sachin Kumbhar" w:date="2026-09-04T12:04:00Z" w16du:dateUtc="2026-09-04T06:34:00Z" w:id="314775639">
              <w:r w:rsidRPr="257A5F30" w:rsidR="005F785B">
                <w:rPr>
                  <w:sz w:val="24"/>
                  <w:szCs w:val="24"/>
                </w:rPr>
                <w:t>RIG25014 represents a specific occurrence of a recurring vacuum-control behavior</w:t>
              </w:r>
            </w:ins>
            <w:commentRangeEnd w:id="253625747"/>
            <w:r>
              <w:rPr>
                <w:rStyle w:val="CommentReference"/>
              </w:rPr>
              <w:commentReference w:id="253625747"/>
            </w:r>
            <w:ins w:author="Sachin Kumbhar" w:date="2026-09-04T12:04:00Z" w16du:dateUtc="2026-09-04T06:34:00Z" w:id="1236531106">
              <w:r w:rsidRPr="257A5F30" w:rsidR="005F785B">
                <w:rPr>
                  <w:sz w:val="24"/>
                  <w:szCs w:val="24"/>
                </w:rPr>
                <w:t>, rather than an isolated deviation attributable solely to the batch</w:t>
              </w:r>
            </w:ins>
          </w:p>
          <w:p w:rsidRPr="00764ED7" w:rsidR="005F785B" w:rsidDel="005F785B" w:rsidP="005F785B" w:rsidRDefault="005F785B" w14:paraId="27878013" w14:textId="5B25C861">
            <w:pPr>
              <w:spacing w:line="276" w:lineRule="auto"/>
              <w:jc w:val="both"/>
              <w:rPr>
                <w:del w:author="Sachin Kumbhar" w:date="2026-09-04T12:04:00Z" w16du:dateUtc="2026-09-04T06:34:00Z" w:id="586"/>
                <w:sz w:val="24"/>
                <w:szCs w:val="24"/>
              </w:rPr>
            </w:pPr>
            <w:del w:author="Sachin Kumbhar" w:date="2026-09-04T12:04:00Z" w16du:dateUtc="2026-09-04T06:34:00Z" w:id="587">
              <w:r w:rsidRPr="4963D20A" w:rsidDel="005F785B">
                <w:rPr>
                  <w:sz w:val="24"/>
                  <w:szCs w:val="24"/>
                  <w:lang w:val="en-IN"/>
                </w:rPr>
                <w:delText xml:space="preserve"> </w:delText>
              </w:r>
              <w:r w:rsidRPr="00764ED7" w:rsidDel="005F785B">
                <w:rPr>
                  <w:sz w:val="24"/>
                  <w:szCs w:val="24"/>
                </w:rPr>
                <w:delText xml:space="preserve">he evaluation confirmed that the specific deviation investigated was observed in batch </w:delText>
              </w:r>
              <w:r w:rsidRPr="00764ED7" w:rsidDel="005F785B">
                <w:rPr>
                  <w:b/>
                  <w:bCs/>
                  <w:sz w:val="24"/>
                  <w:szCs w:val="24"/>
                </w:rPr>
                <w:delText>RIG25014</w:delText>
              </w:r>
              <w:r w:rsidRPr="00764ED7" w:rsidDel="005F785B">
                <w:rPr>
                  <w:sz w:val="24"/>
                  <w:szCs w:val="24"/>
                </w:rPr>
                <w:delText xml:space="preserve">. Review of concurrent batch data confirmed that no comparable pressure excursion was observed during the Primary Drying Step 1 transition for batches </w:delText>
              </w:r>
              <w:r w:rsidRPr="00764ED7" w:rsidDel="005F785B">
                <w:rPr>
                  <w:b/>
                  <w:bCs/>
                  <w:sz w:val="24"/>
                  <w:szCs w:val="24"/>
                </w:rPr>
                <w:delText>C072630015, C072630016, and C072630017</w:delText>
              </w:r>
              <w:r w:rsidRPr="00764ED7" w:rsidDel="005F785B">
                <w:rPr>
                  <w:sz w:val="24"/>
                  <w:szCs w:val="24"/>
                </w:rPr>
                <w:delText>. However, the historical review identified similar pressure excursions during the transition into Primary Drying Step 1 in other batches.</w:delText>
              </w:r>
            </w:del>
          </w:p>
          <w:p w:rsidRPr="00764ED7" w:rsidR="005F785B" w:rsidDel="005F785B" w:rsidP="005F785B" w:rsidRDefault="005F785B" w14:paraId="1449209D" w14:textId="0C0A4388">
            <w:pPr>
              <w:spacing w:line="276" w:lineRule="auto"/>
              <w:jc w:val="both"/>
              <w:rPr>
                <w:del w:author="Sachin Kumbhar" w:date="2026-09-04T12:04:00Z" w16du:dateUtc="2026-09-04T06:34:00Z" w:id="588"/>
                <w:sz w:val="24"/>
                <w:szCs w:val="24"/>
              </w:rPr>
            </w:pPr>
            <w:del w:author="Sachin Kumbhar" w:date="2026-09-04T12:04:00Z" w16du:dateUtc="2026-09-04T06:34:00Z" w:id="589">
              <w:r w:rsidRPr="00764ED7" w:rsidDel="005F785B">
                <w:rPr>
                  <w:sz w:val="24"/>
                  <w:szCs w:val="24"/>
                </w:rPr>
                <w:delText xml:space="preserve">Based on the historical trend, the observed pressure excursion in RIG25014 is </w:delText>
              </w:r>
              <w:r w:rsidRPr="00764ED7" w:rsidDel="005F785B">
                <w:rPr>
                  <w:b/>
                  <w:bCs/>
                  <w:sz w:val="24"/>
                  <w:szCs w:val="24"/>
                </w:rPr>
                <w:delText>not considered an isolated batch-specific event</w:delText>
              </w:r>
              <w:r w:rsidRPr="00764ED7" w:rsidDel="005F785B">
                <w:rPr>
                  <w:sz w:val="24"/>
                  <w:szCs w:val="24"/>
                </w:rPr>
                <w:delText xml:space="preserve">. Rather, the recurrence of similar pressure excursions indicates that the event is associated with the </w:delText>
              </w:r>
              <w:r w:rsidRPr="00764ED7" w:rsidDel="005F785B">
                <w:rPr>
                  <w:b/>
                  <w:bCs/>
                  <w:sz w:val="24"/>
                  <w:szCs w:val="24"/>
                </w:rPr>
                <w:delText>existing vacuum-control system behavior during the transition into Primary Drying Step 1</w:delText>
              </w:r>
              <w:r w:rsidRPr="00764ED7" w:rsidDel="005F785B">
                <w:rPr>
                  <w:sz w:val="24"/>
                  <w:szCs w:val="24"/>
                </w:rPr>
                <w:delText>. Therefore, RIG25014 represents a specific occurrence of a recurring vacuum-control behavior, rather than an isolated deviation attributable solely to the batch</w:delText>
              </w:r>
            </w:del>
          </w:p>
          <w:p w:rsidRPr="00E26D4E" w:rsidR="005F785B" w:rsidP="005F785B" w:rsidRDefault="005F785B" w14:paraId="265EAD62" w14:textId="4FB1F23F">
            <w:pPr>
              <w:spacing w:line="276" w:lineRule="auto"/>
              <w:jc w:val="both"/>
              <w:rPr>
                <w:sz w:val="24"/>
                <w:szCs w:val="24"/>
                <w:lang w:val="en-IN"/>
              </w:rPr>
            </w:pPr>
          </w:p>
        </w:tc>
      </w:tr>
      <w:tr w:rsidRPr="002920B1" w:rsidR="005F785B" w:rsidTr="257A5F30" w14:paraId="5F678F4E" w14:textId="777777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57"/>
        </w:trPr>
        <w:tc>
          <w:tcPr>
            <w:tcW w:w="10440" w:type="dxa"/>
            <w:gridSpan w:val="4"/>
            <w:tcBorders>
              <w:top w:val="single" w:color="auto" w:sz="8" w:space="0"/>
              <w:left w:val="single" w:color="auto" w:sz="8" w:space="0"/>
              <w:bottom w:val="single" w:color="auto" w:sz="8" w:space="0"/>
              <w:right w:val="single" w:color="auto" w:sz="8" w:space="0"/>
            </w:tcBorders>
            <w:tcMar/>
            <w:vAlign w:val="center"/>
          </w:tcPr>
          <w:p w:rsidRPr="002920B1" w:rsidR="005F785B" w:rsidP="005F785B" w:rsidRDefault="005F785B" w14:paraId="7E7EBEB8" w14:textId="04636940">
            <w:pPr>
              <w:spacing w:line="276" w:lineRule="auto"/>
              <w:rPr>
                <w:b/>
                <w:sz w:val="24"/>
                <w:szCs w:val="24"/>
              </w:rPr>
            </w:pPr>
            <w:r w:rsidRPr="002920B1">
              <w:rPr>
                <w:b/>
                <w:sz w:val="24"/>
                <w:szCs w:val="24"/>
              </w:rPr>
              <w:t>Corrective Action:</w:t>
            </w:r>
          </w:p>
        </w:tc>
      </w:tr>
      <w:tr w:rsidRPr="002920B1" w:rsidR="005F785B" w:rsidTr="257A5F30" w14:paraId="35BA884E" w14:textId="777777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1285"/>
        </w:trPr>
        <w:tc>
          <w:tcPr>
            <w:tcW w:w="10440" w:type="dxa"/>
            <w:gridSpan w:val="4"/>
            <w:tcBorders>
              <w:top w:val="single" w:color="auto" w:sz="8" w:space="0"/>
              <w:left w:val="single" w:color="auto" w:sz="8" w:space="0"/>
              <w:bottom w:val="single" w:color="auto" w:sz="8" w:space="0"/>
              <w:right w:val="single" w:color="auto" w:sz="8" w:space="0"/>
            </w:tcBorders>
            <w:tcMar/>
          </w:tcPr>
          <w:p w:rsidRPr="006A2596" w:rsidR="005F785B" w:rsidP="005F785B" w:rsidRDefault="005F785B" w14:paraId="35977E22" w14:textId="0CD1A43F">
            <w:pPr>
              <w:tabs>
                <w:tab w:val="left" w:pos="420"/>
              </w:tabs>
              <w:jc w:val="both"/>
              <w:rPr>
                <w:sz w:val="24"/>
                <w:szCs w:val="24"/>
              </w:rPr>
            </w:pPr>
            <w:r w:rsidRPr="006A2596">
              <w:rPr>
                <w:b/>
                <w:bCs/>
                <w:sz w:val="24"/>
                <w:szCs w:val="24"/>
              </w:rPr>
              <w:t>Restoration of Vacuum Pressure During Batch Processing</w:t>
            </w:r>
          </w:p>
          <w:p w:rsidRPr="006A2596" w:rsidR="005F785B" w:rsidP="005F785B" w:rsidRDefault="005F785B" w14:paraId="446A1BD5" w14:textId="501559D1">
            <w:pPr>
              <w:tabs>
                <w:tab w:val="left" w:pos="420"/>
              </w:tabs>
              <w:jc w:val="both"/>
              <w:rPr>
                <w:sz w:val="24"/>
                <w:szCs w:val="24"/>
              </w:rPr>
            </w:pPr>
            <w:r w:rsidRPr="006A2596">
              <w:rPr>
                <w:sz w:val="24"/>
                <w:szCs w:val="24"/>
              </w:rPr>
              <w:t>During batch processing, the vacuum-control needle valve was manually adjusted by Engineering personnel based on process feedback and communication received from the Production team. The adjustment was performed to increase the nitrogen bleed into the chamber and restore the vacuum pressure to approximately 800 µbar, thereby ensuring that the chamber vacuum returned to and remained within the specified operating range as per process requirements.</w:t>
            </w:r>
          </w:p>
        </w:tc>
      </w:tr>
      <w:tr w:rsidRPr="002920B1" w:rsidR="005F785B" w:rsidTr="257A5F30" w14:paraId="1759B687" w14:textId="777777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30"/>
        </w:trPr>
        <w:tc>
          <w:tcPr>
            <w:tcW w:w="10440" w:type="dxa"/>
            <w:gridSpan w:val="4"/>
            <w:tcBorders>
              <w:top w:val="single" w:color="auto" w:sz="8" w:space="0"/>
              <w:left w:val="single" w:color="auto" w:sz="8" w:space="0"/>
              <w:bottom w:val="single" w:color="auto" w:sz="8" w:space="0"/>
              <w:right w:val="single" w:color="auto" w:sz="8" w:space="0"/>
            </w:tcBorders>
            <w:tcMar/>
            <w:vAlign w:val="center"/>
          </w:tcPr>
          <w:p w:rsidRPr="002920B1" w:rsidR="005F785B" w:rsidP="005F785B" w:rsidRDefault="005F785B" w14:paraId="33B08E8E" w14:textId="3078061E">
            <w:pPr>
              <w:spacing w:line="276" w:lineRule="auto"/>
              <w:jc w:val="both"/>
              <w:rPr>
                <w:sz w:val="24"/>
                <w:szCs w:val="24"/>
              </w:rPr>
            </w:pPr>
            <w:commentRangeStart w:id="590"/>
            <w:commentRangeStart w:id="591"/>
            <w:commentRangeStart w:id="838226311"/>
            <w:r w:rsidRPr="410C70F7">
              <w:rPr>
                <w:b/>
                <w:bCs/>
                <w:sz w:val="24"/>
                <w:szCs w:val="24"/>
              </w:rPr>
              <w:t>Preventive Action</w:t>
            </w:r>
            <w:commentRangeEnd w:id="590"/>
            <w:r w:rsidRPr="410C70F7">
              <w:rPr>
                <w:rStyle w:val="CommentReference"/>
                <w:b/>
                <w:bCs/>
                <w:sz w:val="24"/>
                <w:szCs w:val="24"/>
              </w:rPr>
              <w:commentReference w:id="590"/>
            </w:r>
            <w:commentRangeEnd w:id="591"/>
            <w:r>
              <w:rPr>
                <w:rStyle w:val="CommentReference"/>
              </w:rPr>
              <w:commentReference w:id="591"/>
            </w:r>
            <w:commentRangeEnd w:id="838226311"/>
            <w:r>
              <w:rPr>
                <w:rStyle w:val="CommentReference"/>
              </w:rPr>
              <w:commentReference w:id="838226311"/>
            </w:r>
            <w:r w:rsidRPr="410C70F7">
              <w:rPr>
                <w:b/>
                <w:bCs/>
                <w:sz w:val="24"/>
                <w:szCs w:val="24"/>
              </w:rPr>
              <w:t>:</w:t>
            </w:r>
          </w:p>
        </w:tc>
      </w:tr>
      <w:tr w:rsidRPr="002920B1" w:rsidR="005F785B" w:rsidTr="257A5F30" w14:paraId="12C4659F" w14:textId="77777777">
        <w:tblPrEx>
          <w:tblW w:w="1044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ook w:val="0160" w:firstRow="1" w:lastRow="1" w:firstColumn="0" w:lastColumn="1" w:noHBand="0" w:noVBand="0"/>
          <w:tblPrExChange w:author="Sachin Kumbhar" w:date="2026-09-11T12:49:00Z" w16du:dateUtc="2026-09-11T07:19:00Z" w:id="592">
            <w:tblPrEx>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ook w:val="0160" w:firstRow="1" w:lastRow="1" w:firstColumn="0" w:lastColumn="1" w:noHBand="0" w:noVBand="0"/>
            </w:tblPrEx>
          </w:tblPrExChange>
        </w:tblPrEx>
        <w:trPr>
          <w:trHeight w:val="3337"/>
          <w:trPrChange w:author="Sachin Kumbhar" w:date="2026-09-11T12:49:00Z" w16du:dateUtc="2026-09-11T07:19:00Z" w:id="593">
            <w:trPr>
              <w:trHeight w:val="6937"/>
            </w:trPr>
          </w:trPrChange>
        </w:trPr>
        <w:tc>
          <w:tcPr>
            <w:tcW w:w="10440" w:type="dxa"/>
            <w:gridSpan w:val="4"/>
            <w:tcBorders>
              <w:top w:val="single" w:color="auto" w:sz="8" w:space="0"/>
              <w:left w:val="single" w:color="auto" w:sz="8" w:space="0"/>
              <w:bottom w:val="single" w:color="auto" w:sz="8" w:space="0"/>
              <w:right w:val="single" w:color="auto" w:sz="8" w:space="0"/>
            </w:tcBorders>
            <w:tcMar/>
            <w:tcPrChange w:author="Sachin Kumbhar" w:date="2026-09-11T12:49:00Z" w16du:dateUtc="2026-09-11T07:19:00Z" w:id="594">
              <w:tcPr>
                <w:tcW w:w="5000" w:type="pct"/>
                <w:gridSpan w:val="4"/>
                <w:tcBorders>
                  <w:top w:val="single" w:color="auto" w:sz="8" w:space="0"/>
                  <w:left w:val="single" w:color="auto" w:sz="8" w:space="0"/>
                  <w:bottom w:val="single" w:color="auto" w:sz="8" w:space="0"/>
                  <w:right w:val="single" w:color="auto" w:sz="8" w:space="0"/>
                </w:tcBorders>
              </w:tcPr>
            </w:tcPrChange>
          </w:tcPr>
          <w:p w:rsidR="006220EF" w:rsidP="00D91F3E" w:rsidRDefault="006220EF" w14:paraId="7ACED3DC" w14:textId="242DDB43">
            <w:pPr>
              <w:spacing w:line="276" w:lineRule="auto"/>
              <w:rPr>
                <w:ins w:author="Sachin Kumbhar" w:date="2026-09-11T12:48:00Z" w16du:dateUtc="2026-09-11T07:18:00Z" w:id="595"/>
                <w:b/>
                <w:bCs/>
                <w:sz w:val="24"/>
                <w:szCs w:val="24"/>
              </w:rPr>
            </w:pPr>
            <w:ins w:author="Sachin Kumbhar" w:date="2026-09-11T12:48:00Z" w16du:dateUtc="2026-09-11T07:18:00Z" w:id="596">
              <w:r>
                <w:rPr>
                  <w:b/>
                  <w:bCs/>
                  <w:sz w:val="24"/>
                  <w:szCs w:val="24"/>
                </w:rPr>
                <w:t>Short Term Action</w:t>
              </w:r>
            </w:ins>
            <w:ins w:author="Sachin Kumbhar" w:date="2026-09-11T12:49:00Z" w16du:dateUtc="2026-09-11T07:19:00Z" w:id="597">
              <w:r>
                <w:rPr>
                  <w:b/>
                  <w:bCs/>
                  <w:sz w:val="24"/>
                  <w:szCs w:val="24"/>
                </w:rPr>
                <w:t>s :</w:t>
              </w:r>
            </w:ins>
          </w:p>
          <w:p w:rsidR="00E9446D" w:rsidP="257A5F30" w:rsidRDefault="00E9446D" w14:paraId="3FDD0FB3" w14:textId="1E79534F">
            <w:pPr>
              <w:spacing w:line="276" w:lineRule="auto"/>
              <w:rPr>
                <w:ins w:author="Sachin Kumbhar" w:date="2026-09-11T12:45:00Z" w16du:dateUtc="2026-09-11T07:15:00Z" w:id="1750754634"/>
                <w:b w:val="1"/>
                <w:bCs w:val="1"/>
                <w:sz w:val="24"/>
                <w:szCs w:val="24"/>
              </w:rPr>
              <w:pPrChange w:author="Sachin Kumbhar" w:date="2026-09-11T12:46:00Z" w16du:dateUtc="2026-09-11T07:16:00Z" w:id="599">
                <w:pPr>
                  <w:spacing w:after="160" w:line="259" w:lineRule="auto"/>
                  <w:jc w:val="both"/>
                </w:pPr>
              </w:pPrChange>
            </w:pPr>
            <w:ins w:author="Sachin Kumbhar" w:date="2026-09-11T12:45:00Z" w16du:dateUtc="2026-09-11T07:15:00Z" w:id="986583812">
              <w:r w:rsidRPr="257A5F30" w:rsidR="00E9446D">
                <w:rPr>
                  <w:b w:val="1"/>
                  <w:bCs w:val="1"/>
                  <w:sz w:val="24"/>
                  <w:szCs w:val="24"/>
                </w:rPr>
                <w:t>1.</w:t>
              </w:r>
            </w:ins>
            <w:commentRangeStart w:id="658901976"/>
            <w:ins w:author="Sachin Kumbhar" w:date="2026-09-11T12:45:00Z" w16du:dateUtc="2026-09-11T07:15:00Z" w:id="630707274">
              <w:r w:rsidRPr="257A5F30" w:rsidR="00E9446D">
                <w:rPr>
                  <w:b w:val="1"/>
                  <w:bCs w:val="1"/>
                  <w:sz w:val="24"/>
                  <w:szCs w:val="24"/>
                </w:rPr>
                <w:t xml:space="preserve"> </w:t>
              </w:r>
              <w:r w:rsidRPr="257A5F30" w:rsidR="00E9446D">
                <w:rPr>
                  <w:b w:val="1"/>
                  <w:bCs w:val="1"/>
                  <w:sz w:val="24"/>
                  <w:szCs w:val="24"/>
                </w:rPr>
                <w:t>Preparation and execution of Lyophilizer Vacuum Control Study Protocol</w:t>
              </w:r>
              <w:r w:rsidRPr="257A5F30" w:rsidR="00D91F3E">
                <w:rPr>
                  <w:b w:val="1"/>
                  <w:bCs w:val="1"/>
                  <w:sz w:val="24"/>
                  <w:szCs w:val="24"/>
                </w:rPr>
                <w:t xml:space="preserve"> </w:t>
              </w:r>
            </w:ins>
            <w:ins w:author="Sachin Kumbhar" w:date="2026-09-11T12:49:00Z" w16du:dateUtc="2026-09-11T07:19:00Z" w:id="928157823">
              <w:r w:rsidRPr="257A5F30" w:rsidR="00D86604">
                <w:rPr>
                  <w:b w:val="1"/>
                  <w:bCs w:val="1"/>
                  <w:sz w:val="24"/>
                  <w:szCs w:val="24"/>
                </w:rPr>
                <w:t xml:space="preserve">,Vacuum alarm challenge test </w:t>
              </w:r>
            </w:ins>
            <w:ins w:author="Sachin Kumbhar" w:date="2026-09-11T12:45:00Z" w16du:dateUtc="2026-09-11T07:15:00Z" w:id="1543589409">
              <w:r w:rsidRPr="257A5F30" w:rsidR="00D91F3E">
                <w:rPr>
                  <w:b w:val="1"/>
                  <w:bCs w:val="1"/>
                  <w:sz w:val="24"/>
                  <w:szCs w:val="24"/>
                </w:rPr>
                <w:t>,Training Module,</w:t>
              </w:r>
            </w:ins>
            <w:ins w:author="Sachin Kumbhar" w:date="2026-09-11T12:46:00Z" w16du:dateUtc="2026-09-11T07:16:00Z" w:id="1195321378">
              <w:r w:rsidRPr="257A5F30" w:rsidR="00D91F3E">
                <w:rPr>
                  <w:b w:val="1"/>
                  <w:bCs w:val="1"/>
                  <w:sz w:val="24"/>
                  <w:szCs w:val="24"/>
                </w:rPr>
                <w:t xml:space="preserve">One page Lesson </w:t>
              </w:r>
            </w:ins>
            <w:ins w:author="Sachin Kumbhar" w:date="2026-09-11T12:47:00Z" w16du:dateUtc="2026-09-11T07:17:00Z" w:id="1976912750">
              <w:r w:rsidRPr="257A5F30" w:rsidR="00D91F3E">
                <w:rPr>
                  <w:b w:val="1"/>
                  <w:bCs w:val="1"/>
                  <w:sz w:val="24"/>
                  <w:szCs w:val="24"/>
                </w:rPr>
                <w:t xml:space="preserve"> as per reference in</w:t>
              </w:r>
            </w:ins>
            <w:ins w:author="Sachin Kumbhar" w:date="2026-09-11T12:46:00Z" w16du:dateUtc="2026-09-11T07:16:00Z" w:id="610166101">
              <w:r w:rsidRPr="257A5F30" w:rsidR="00D91F3E">
                <w:rPr>
                  <w:b w:val="1"/>
                  <w:bCs w:val="1"/>
                  <w:sz w:val="24"/>
                  <w:szCs w:val="24"/>
                </w:rPr>
                <w:t xml:space="preserve"> attachment No.4 </w:t>
              </w:r>
            </w:ins>
            <w:commentRangeEnd w:id="658901976"/>
            <w:r>
              <w:rPr>
                <w:rStyle w:val="CommentReference"/>
              </w:rPr>
              <w:commentReference w:id="658901976"/>
            </w:r>
            <w:ins w:author="Sachin Kumbhar" w:date="2026-09-11T12:47:00Z" w16du:dateUtc="2026-09-11T07:17:00Z" w:id="85624220">
              <w:r w:rsidRPr="257A5F30" w:rsidR="00D91F3E">
                <w:rPr>
                  <w:b w:val="1"/>
                  <w:bCs w:val="1"/>
                  <w:sz w:val="24"/>
                  <w:szCs w:val="24"/>
                </w:rPr>
                <w:t>.</w:t>
              </w:r>
            </w:ins>
          </w:p>
          <w:p w:rsidRPr="00AE5B23" w:rsidR="005F785B" w:rsidDel="006220EF" w:rsidP="005F785B" w:rsidRDefault="005F785B" w14:paraId="5D1A225F" w14:textId="0525536E">
            <w:pPr>
              <w:spacing w:after="160" w:line="259" w:lineRule="auto"/>
              <w:jc w:val="both"/>
              <w:rPr>
                <w:del w:author="Sachin Kumbhar" w:date="2026-09-11T12:47:00Z" w16du:dateUtc="2026-09-11T07:17:00Z" w:id="607"/>
                <w:b/>
                <w:bCs/>
                <w:sz w:val="24"/>
                <w:szCs w:val="24"/>
              </w:rPr>
            </w:pPr>
            <w:del w:author="Sachin Kumbhar" w:date="2026-09-11T12:47:00Z" w16du:dateUtc="2026-09-11T07:17:00Z" w:id="608">
              <w:r w:rsidRPr="00AE5B23" w:rsidDel="006220EF">
                <w:rPr>
                  <w:b/>
                  <w:bCs/>
                  <w:sz w:val="24"/>
                  <w:szCs w:val="24"/>
                </w:rPr>
                <w:delText>1. Evaluation and Implementation of Automated Vacuum Control System</w:delText>
              </w:r>
            </w:del>
          </w:p>
          <w:p w:rsidRPr="00AE5B23" w:rsidR="005F785B" w:rsidDel="006220EF" w:rsidP="005F785B" w:rsidRDefault="005F785B" w14:paraId="4EA57BBD" w14:textId="219D5A13">
            <w:pPr>
              <w:spacing w:after="160" w:line="259" w:lineRule="auto"/>
              <w:jc w:val="both"/>
              <w:rPr>
                <w:del w:author="Sachin Kumbhar" w:date="2026-09-11T12:47:00Z" w16du:dateUtc="2026-09-11T07:17:00Z" w:id="609"/>
                <w:sz w:val="24"/>
                <w:szCs w:val="24"/>
              </w:rPr>
            </w:pPr>
            <w:commentRangeStart w:id="610"/>
            <w:commentRangeStart w:id="611"/>
            <w:del w:author="Sachin Kumbhar" w:date="2026-09-11T12:47:00Z" w16du:dateUtc="2026-09-11T07:17:00Z" w:id="612">
              <w:r w:rsidRPr="410C70F7" w:rsidDel="006220EF">
                <w:rPr>
                  <w:sz w:val="24"/>
                  <w:szCs w:val="24"/>
                </w:rPr>
                <w:delText>An engineering evaluation shall be performed to assess the feasibility of implementing a highly precise automated MKS PID control valve for regulating chamber vacuum during all stages of the lyophilization cycle</w:delText>
              </w:r>
            </w:del>
            <w:del w:author="Sachin Kumbhar" w:date="2026-09-04T12:05:00Z" w16du:dateUtc="2026-09-04T06:35:00Z" w:id="613">
              <w:r w:rsidRPr="410C70F7" w:rsidDel="005F785B">
                <w:rPr>
                  <w:sz w:val="24"/>
                  <w:szCs w:val="24"/>
                </w:rPr>
                <w:delText>.</w:delText>
              </w:r>
            </w:del>
            <w:del w:author="Sachin Kumbhar" w:date="2026-09-11T12:47:00Z" w16du:dateUtc="2026-09-11T07:17:00Z" w:id="614">
              <w:commentRangeEnd w:id="610"/>
              <w:r w:rsidRPr="410C70F7" w:rsidDel="006220EF" w:rsidR="00C83C41">
                <w:rPr>
                  <w:rStyle w:val="CommentReference"/>
                  <w:sz w:val="24"/>
                  <w:szCs w:val="24"/>
                </w:rPr>
                <w:commentReference w:id="610"/>
              </w:r>
              <w:commentRangeEnd w:id="611"/>
              <w:r>
                <w:rPr>
                  <w:rStyle w:val="CommentReference"/>
                </w:rPr>
                <w:commentReference w:id="611"/>
              </w:r>
            </w:del>
            <w:del w:author="Sachin Kumbhar" w:date="2026-09-04T12:05:00Z" w16du:dateUtc="2026-09-04T06:35:00Z" w:id="615">
              <w:r w:rsidRPr="410C70F7" w:rsidDel="005F785B">
                <w:rPr>
                  <w:sz w:val="24"/>
                  <w:szCs w:val="24"/>
                </w:rPr>
                <w:delText xml:space="preserve"> </w:delText>
              </w:r>
            </w:del>
            <w:del w:author="Sachin Kumbhar" w:date="2026-09-11T12:47:00Z" w16du:dateUtc="2026-09-11T07:17:00Z" w:id="616">
              <w:r w:rsidRPr="410C70F7" w:rsidDel="006220EF">
                <w:rPr>
                  <w:sz w:val="24"/>
                  <w:szCs w:val="24"/>
                </w:rPr>
                <w:delText>The proposed automated control system will provide continuous and accurate vacuum regulation, thereby reducing dependence on manual needle-valve adjustment. Implementation of this control strategy is expected to minimize vacuum fluctuations associated with manual intervention, improve process stability, enhance compliance with approved operating limits, and improve overall process reliability and reproducibility.</w:delText>
              </w:r>
            </w:del>
          </w:p>
          <w:p w:rsidRPr="00AE5B23" w:rsidR="005F785B" w:rsidP="005F785B" w:rsidRDefault="005F785B" w14:paraId="3D88EAB6" w14:textId="77777777">
            <w:pPr>
              <w:spacing w:after="160" w:line="259" w:lineRule="auto"/>
              <w:jc w:val="both"/>
              <w:rPr>
                <w:b/>
                <w:bCs/>
                <w:sz w:val="24"/>
                <w:szCs w:val="24"/>
              </w:rPr>
            </w:pPr>
            <w:r w:rsidRPr="00AE5B23">
              <w:rPr>
                <w:b/>
                <w:bCs/>
                <w:sz w:val="24"/>
                <w:szCs w:val="24"/>
              </w:rPr>
              <w:t>2. Revision of BMR to Define Vacuum Stabilization Requirements</w:t>
            </w:r>
          </w:p>
          <w:p w:rsidRPr="000D0EDA" w:rsidR="005F785B" w:rsidP="005F785B" w:rsidRDefault="005F785B" w14:paraId="48A114EB" w14:textId="3D9F761A">
            <w:pPr>
              <w:spacing w:after="160" w:line="259" w:lineRule="auto"/>
              <w:jc w:val="both"/>
              <w:rPr>
                <w:sz w:val="24"/>
                <w:szCs w:val="24"/>
              </w:rPr>
            </w:pPr>
            <w:commentRangeStart w:id="617"/>
            <w:commentRangeStart w:id="618"/>
            <w:commentRangeStart w:id="536778676"/>
            <w:r w:rsidRPr="257A5F30" w:rsidR="005F785B">
              <w:rPr>
                <w:sz w:val="24"/>
                <w:szCs w:val="24"/>
              </w:rPr>
              <w:t xml:space="preserve">BMR-100-RIGC3-01, Section 7.16.31, shall be revised to include a defined 20-minute </w:t>
            </w:r>
            <w:commentRangeStart w:id="335959267"/>
            <w:r w:rsidRPr="257A5F30" w:rsidR="005F785B">
              <w:rPr>
                <w:sz w:val="24"/>
                <w:szCs w:val="24"/>
              </w:rPr>
              <w:t>vacuum stabilization period following manual needle-valve adjustment during Primary Drying Step-1</w:t>
            </w:r>
            <w:commentRangeEnd w:id="617"/>
            <w:r>
              <w:rPr>
                <w:rStyle w:val="CommentReference"/>
              </w:rPr>
              <w:commentReference w:id="617"/>
            </w:r>
            <w:commentRangeEnd w:id="618"/>
            <w:r>
              <w:rPr>
                <w:rStyle w:val="CommentReference"/>
              </w:rPr>
              <w:commentReference w:id="618"/>
            </w:r>
            <w:commentRangeEnd w:id="536778676"/>
            <w:r>
              <w:rPr>
                <w:rStyle w:val="CommentReference"/>
              </w:rPr>
              <w:commentReference w:id="536778676"/>
            </w:r>
            <w:r w:rsidRPr="257A5F30" w:rsidR="005F785B">
              <w:rPr>
                <w:sz w:val="24"/>
                <w:szCs w:val="24"/>
              </w:rPr>
              <w:t xml:space="preserve">. </w:t>
            </w:r>
            <w:del w:author="Sachin Kumbhar" w:date="2026-09-04T13:21:00Z" w16du:dateUtc="2026-09-04T07:51:00Z" w:id="1973930178">
              <w:r w:rsidRPr="257A5F30" w:rsidDel="005F785B">
                <w:rPr>
                  <w:sz w:val="24"/>
                  <w:szCs w:val="24"/>
                </w:rPr>
                <w:delText>The revised instruction shall require</w:delText>
              </w:r>
            </w:del>
            <w:del w:author="Sachin Kumbhar" w:date="2026-09-04T13:20:00Z" w16du:dateUtc="2026-09-04T07:50:00Z" w:id="301472632">
              <w:r w:rsidRPr="257A5F30" w:rsidDel="005F785B">
                <w:rPr>
                  <w:sz w:val="24"/>
                  <w:szCs w:val="24"/>
                </w:rPr>
                <w:delText xml:space="preserve"> documentation of the adjustment time and </w:delText>
              </w:r>
            </w:del>
            <w:ins w:author="Sachin Kumbhar" w:date="2026-09-04T13:21:00Z" w16du:dateUtc="2026-09-04T07:51:00Z" w:id="1742972366">
              <w:r w:rsidRPr="257A5F30" w:rsidR="00F71008">
                <w:rPr>
                  <w:sz w:val="24"/>
                  <w:szCs w:val="24"/>
                </w:rPr>
                <w:t xml:space="preserve"> and </w:t>
              </w:r>
            </w:ins>
            <w:r w:rsidRPr="257A5F30" w:rsidR="005F785B">
              <w:rPr>
                <w:sz w:val="24"/>
                <w:szCs w:val="24"/>
              </w:rPr>
              <w:t>monitoring of chamber-vacuum trends during the stabilization period to verify recovery of vacuum within the approved operating range</w:t>
            </w:r>
            <w:commentRangeEnd w:id="335959267"/>
            <w:r>
              <w:rPr>
                <w:rStyle w:val="CommentReference"/>
              </w:rPr>
              <w:commentReference w:id="335959267"/>
            </w:r>
            <w:r w:rsidRPr="257A5F30" w:rsidR="005F785B">
              <w:rPr>
                <w:sz w:val="24"/>
                <w:szCs w:val="24"/>
              </w:rPr>
              <w:t>.</w:t>
            </w:r>
          </w:p>
          <w:p w:rsidRPr="00AE5B23" w:rsidR="005F785B" w:rsidP="005F785B" w:rsidRDefault="005F785B" w14:paraId="66AC5C2D" w14:textId="77777777">
            <w:pPr>
              <w:spacing w:after="160" w:line="259" w:lineRule="auto"/>
              <w:jc w:val="both"/>
              <w:rPr>
                <w:sz w:val="24"/>
                <w:szCs w:val="24"/>
              </w:rPr>
            </w:pPr>
            <w:r w:rsidRPr="00AE5B23">
              <w:rPr>
                <w:sz w:val="24"/>
                <w:szCs w:val="24"/>
              </w:rPr>
              <w:t>This revision is based on historical batch-trend review, equipment operating characteristics, and the findings of Investigation ERF/26/022, which demonstrated that vacuum stabilization following fine manual needle-valve adjustment may require a defined equilibration period before steady-state operating conditions are achieved. If vacuum pressure does not stabilize within the specified period, the applicable event escalation procedure shall be initiated.</w:t>
            </w:r>
          </w:p>
          <w:p w:rsidR="005F785B" w:rsidP="005F785B" w:rsidRDefault="005F785B" w14:paraId="0270CA35" w14:textId="3DCC533D">
            <w:pPr>
              <w:spacing w:after="160" w:line="259" w:lineRule="auto"/>
              <w:jc w:val="both"/>
              <w:rPr>
                <w:b/>
                <w:bCs/>
                <w:sz w:val="24"/>
                <w:szCs w:val="24"/>
              </w:rPr>
            </w:pPr>
            <w:r w:rsidRPr="006A2596">
              <w:rPr>
                <w:sz w:val="24"/>
                <w:szCs w:val="24"/>
              </w:rPr>
              <w:t>This action is intended to strengthen procedural controls and mitigate the residual risk associated with manual vacuum regulation and stabilization identified during the investigation.</w:t>
            </w:r>
          </w:p>
          <w:p w:rsidRPr="006A2596" w:rsidR="005F785B" w:rsidP="005F785B" w:rsidRDefault="005F785B" w14:paraId="1D40B757" w14:textId="2D20BA6D">
            <w:pPr>
              <w:spacing w:after="160" w:line="259" w:lineRule="auto"/>
              <w:jc w:val="both"/>
              <w:rPr>
                <w:b/>
                <w:bCs/>
                <w:sz w:val="24"/>
                <w:szCs w:val="24"/>
              </w:rPr>
            </w:pPr>
            <w:r>
              <w:rPr>
                <w:b/>
                <w:bCs/>
                <w:sz w:val="24"/>
                <w:szCs w:val="24"/>
              </w:rPr>
              <w:t>3.</w:t>
            </w:r>
            <w:r w:rsidRPr="006A2596">
              <w:rPr>
                <w:b/>
                <w:bCs/>
                <w:sz w:val="24"/>
                <w:szCs w:val="24"/>
              </w:rPr>
              <w:t>Update of FMEA, Process Control Strategy (PCS)</w:t>
            </w:r>
          </w:p>
          <w:p w:rsidR="005F785B" w:rsidP="005F785B" w:rsidRDefault="005F785B" w14:paraId="7704E784" w14:textId="79CD5E6D">
            <w:pPr>
              <w:jc w:val="both"/>
              <w:rPr>
                <w:ins w:author="Dr. Tushar Savane" w:date="2026-09-04T17:34:00Z" w16du:dateUtc="2026-09-04T12:04:00Z" w:id="622"/>
                <w:rFonts w:ascii="Segoe UI" w:hAnsi="Segoe UI" w:cs="Segoe UI"/>
                <w:sz w:val="18"/>
                <w:szCs w:val="18"/>
              </w:rPr>
            </w:pPr>
            <w:commentRangeStart w:id="623"/>
            <w:commentRangeStart w:id="624"/>
            <w:del w:author="Dr. Tushar Savane" w:date="2026-09-04T17:34:00Z" w16du:dateUtc="2026-09-04T12:04:00Z" w:id="625">
              <w:r w:rsidRPr="410C70F7" w:rsidDel="005F785B">
                <w:rPr>
                  <w:sz w:val="24"/>
                  <w:szCs w:val="24"/>
                </w:rPr>
                <w:delText>The Failure Mode and Effects Analysis (FMEA), Process Control Strategy (PCS) shall be reviewed and updated to incorporate the findings of Investigation ERF/26/022</w:delText>
              </w:r>
            </w:del>
            <w:commentRangeEnd w:id="623"/>
            <w:r w:rsidRPr="410C70F7" w:rsidR="00C83C41">
              <w:rPr>
                <w:rStyle w:val="CommentReference"/>
                <w:sz w:val="24"/>
                <w:szCs w:val="24"/>
              </w:rPr>
              <w:commentReference w:id="623"/>
            </w:r>
            <w:commentRangeEnd w:id="624"/>
            <w:r>
              <w:rPr>
                <w:rStyle w:val="CommentReference"/>
              </w:rPr>
              <w:commentReference w:id="624"/>
            </w:r>
            <w:r w:rsidRPr="410C70F7">
              <w:rPr>
                <w:sz w:val="24"/>
                <w:szCs w:val="24"/>
              </w:rPr>
              <w:t>.</w:t>
            </w:r>
            <w:ins w:author="Sachin Kumbhar" w:date="2026-09-04T12:07:00Z" w16du:dateUtc="2026-09-04T06:37:00Z" w:id="626">
              <w:r w:rsidRPr="410C70F7">
                <w:rPr>
                  <w:rFonts w:ascii="Segoe UI" w:hAnsi="Segoe UI" w:cs="Segoe UI"/>
                  <w:sz w:val="18"/>
                  <w:szCs w:val="18"/>
                </w:rPr>
                <w:t xml:space="preserve"> </w:t>
              </w:r>
            </w:ins>
          </w:p>
          <w:p w:rsidRPr="007C1EC5" w:rsidR="001460D4" w:rsidP="001460D4" w:rsidRDefault="001460D4" w14:paraId="7BE9955B" w14:textId="77777777">
            <w:pPr>
              <w:jc w:val="both"/>
              <w:rPr>
                <w:ins w:author="Dr. Tushar Savane" w:date="2026-09-04T17:34:00Z" w16du:dateUtc="2026-09-04T12:04:00Z" w:id="627"/>
                <w:sz w:val="24"/>
                <w:szCs w:val="24"/>
                <w:lang w:val="en-IN"/>
              </w:rPr>
            </w:pPr>
            <w:ins w:author="Dr. Tushar Savane" w:date="2026-09-04T17:34:00Z" w16du:dateUtc="2026-09-04T12:04:00Z" w:id="628">
              <w:r w:rsidRPr="007C1EC5">
                <w:rPr>
                  <w:sz w:val="24"/>
                  <w:szCs w:val="24"/>
                  <w:lang w:val="en-IN"/>
                </w:rPr>
                <w:t xml:space="preserve">As an outcome of Investigation ERF/26/022, the applicable FMEA and PCS shall be revised through the approved change-control/CAPA system. The FMEA shall be updated to include the revised preventive and detection controls, including reference to BMR-100-RIGC3-01, monitoring of chamber-vacuum trends, a defined 20-minute stabilization period following manual needle-valve adjustment during Primary Drying Step-1, and initiation of the applicable QMS event-escalation procedure if the vacuum does not stabilize within the approved operating range. The occurrence and detectability ratings shall be reassessed based on the implemented controls and CAPA effectiveness verification. Additionally, the existing generalized </w:t>
              </w:r>
              <w:r w:rsidRPr="007C1EC5">
                <w:rPr>
                  <w:sz w:val="24"/>
                  <w:szCs w:val="24"/>
                  <w:lang w:val="en-IN"/>
                </w:rPr>
                <w:t>vacuum range of 1000–200 µbar in PCS Table No. 4 shall be replaced with the following step-specific set points, controlling bands, and operating ranges:</w:t>
              </w:r>
            </w:ins>
          </w:p>
          <w:p w:rsidRPr="001460D4" w:rsidR="001460D4" w:rsidDel="001460D4" w:rsidP="005F785B" w:rsidRDefault="001460D4" w14:paraId="33FFD353" w14:textId="7C6F2507">
            <w:pPr>
              <w:jc w:val="both"/>
              <w:rPr>
                <w:ins w:author="Sachin Kumbhar" w:date="2026-09-04T12:07:00Z" w16du:dateUtc="2026-09-04T06:37:00Z" w:id="629"/>
                <w:del w:author="Dr. Tushar Savane" w:date="2026-09-04T17:34:00Z" w16du:dateUtc="2026-09-04T12:04:00Z" w:id="630"/>
                <w:rFonts w:ascii="Segoe UI" w:hAnsi="Segoe UI" w:cs="Segoe UI"/>
                <w:sz w:val="18"/>
                <w:szCs w:val="18"/>
                <w:lang w:val="en-IN"/>
                <w:rPrChange w:author="Dr. Tushar Savane" w:date="2026-09-04T17:34:00Z" w16du:dateUtc="2026-09-04T12:04:00Z" w:id="631">
                  <w:rPr>
                    <w:ins w:author="Sachin Kumbhar" w:date="2026-09-04T12:07:00Z" w16du:dateUtc="2026-09-04T06:37:00Z" w:id="632"/>
                    <w:del w:author="Dr. Tushar Savane" w:date="2026-09-04T17:34:00Z" w16du:dateUtc="2026-09-04T12:04:00Z" w:id="633"/>
                    <w:rFonts w:ascii="Segoe UI" w:hAnsi="Segoe UI" w:cs="Segoe UI"/>
                    <w:sz w:val="18"/>
                    <w:szCs w:val="18"/>
                  </w:rPr>
                </w:rPrChange>
              </w:rPr>
            </w:pPr>
          </w:p>
          <w:p w:rsidR="00AC2F5A" w:rsidDel="001460D4" w:rsidP="005F785B" w:rsidRDefault="005F785B" w14:paraId="7F5A09AB" w14:textId="6AB59500">
            <w:pPr>
              <w:jc w:val="both"/>
              <w:rPr>
                <w:ins w:author="Sachin Kumbhar" w:date="2026-09-04T13:08:00Z" w16du:dateUtc="2026-09-04T07:38:00Z" w:id="634"/>
                <w:del w:author="Dr. Tushar Savane" w:date="2026-09-04T17:33:00Z" w16du:dateUtc="2026-09-04T12:03:00Z" w:id="635"/>
                <w:rFonts w:ascii="Segoe UI" w:hAnsi="Segoe UI" w:cs="Segoe UI"/>
                <w:sz w:val="18"/>
                <w:szCs w:val="18"/>
              </w:rPr>
            </w:pPr>
            <w:ins w:author="Sachin Kumbhar" w:date="2026-09-04T12:07:00Z" w16du:dateUtc="2026-09-04T06:37:00Z" w:id="636">
              <w:r>
                <w:rPr>
                  <w:rFonts w:ascii="Segoe UI" w:hAnsi="Segoe UI" w:cs="Segoe UI"/>
                  <w:sz w:val="18"/>
                  <w:szCs w:val="18"/>
                </w:rPr>
                <w:t xml:space="preserve"> </w:t>
              </w:r>
              <w:del w:author="Dr. Tushar Savane" w:date="2026-09-04T17:33:00Z" w16du:dateUtc="2026-09-04T12:03:00Z" w:id="637">
                <w:r w:rsidRPr="005F785B" w:rsidDel="001460D4">
                  <w:rPr>
                    <w:sz w:val="24"/>
                    <w:szCs w:val="24"/>
                    <w:rPrChange w:author="Sachin Kumbhar" w:date="2026-09-04T12:07:00Z" w16du:dateUtc="2026-09-04T06:37:00Z" w:id="638">
                      <w:rPr>
                        <w:rFonts w:ascii="Segoe UI" w:hAnsi="Segoe UI" w:cs="Segoe UI"/>
                        <w:sz w:val="18"/>
                        <w:szCs w:val="18"/>
                      </w:rPr>
                    </w:rPrChange>
                  </w:rPr>
                  <w:delText>As  mentioned below points</w:delText>
                </w:r>
                <w:r w:rsidDel="001460D4">
                  <w:rPr>
                    <w:rFonts w:ascii="Segoe UI" w:hAnsi="Segoe UI" w:cs="Segoe UI"/>
                    <w:sz w:val="18"/>
                    <w:szCs w:val="18"/>
                  </w:rPr>
                  <w:delText xml:space="preserve"> </w:delText>
                </w:r>
              </w:del>
            </w:ins>
            <w:ins w:author="Sachin Kumbhar" w:date="2026-09-04T13:08:00Z" w16du:dateUtc="2026-09-04T07:38:00Z" w:id="639">
              <w:del w:author="Dr. Tushar Savane" w:date="2026-09-04T17:33:00Z" w16du:dateUtc="2026-09-04T12:03:00Z" w:id="640">
                <w:r w:rsidDel="001460D4" w:rsidR="00AC2F5A">
                  <w:rPr>
                    <w:rFonts w:ascii="Segoe UI" w:hAnsi="Segoe UI" w:cs="Segoe UI"/>
                    <w:sz w:val="18"/>
                    <w:szCs w:val="18"/>
                  </w:rPr>
                  <w:delText>:</w:delText>
                </w:r>
              </w:del>
            </w:ins>
          </w:p>
          <w:p w:rsidRPr="005F785B" w:rsidR="005F785B" w:rsidDel="001460D4" w:rsidP="005F785B" w:rsidRDefault="005F785B" w14:paraId="63EC5054" w14:textId="5BDFC1E9">
            <w:pPr>
              <w:jc w:val="both"/>
              <w:rPr>
                <w:ins w:author="Sachin Kumbhar" w:date="2026-09-04T12:07:00Z" w:id="641"/>
                <w:del w:author="Dr. Tushar Savane" w:date="2026-09-04T17:33:00Z" w16du:dateUtc="2026-09-04T12:03:00Z" w:id="642"/>
                <w:sz w:val="24"/>
                <w:szCs w:val="24"/>
              </w:rPr>
            </w:pPr>
            <w:ins w:author="Sachin Kumbhar" w:date="2026-09-04T12:07:00Z" w:id="643">
              <w:del w:author="Dr. Tushar Savane" w:date="2026-09-04T17:33:00Z" w16du:dateUtc="2026-09-04T12:03:00Z" w:id="644">
                <w:r w:rsidRPr="005F785B" w:rsidDel="001460D4">
                  <w:rPr>
                    <w:sz w:val="24"/>
                    <w:szCs w:val="24"/>
                  </w:rPr>
                  <w:delText xml:space="preserve">FMEA - </w:delText>
                </w:r>
              </w:del>
            </w:ins>
          </w:p>
          <w:p w:rsidRPr="005F785B" w:rsidR="005F785B" w:rsidDel="001460D4" w:rsidP="005F785B" w:rsidRDefault="005F785B" w14:paraId="7BD28C0A" w14:textId="68A2C25A">
            <w:pPr>
              <w:jc w:val="both"/>
              <w:rPr>
                <w:ins w:author="Sachin Kumbhar" w:date="2026-09-04T12:07:00Z" w:id="645"/>
                <w:del w:author="Dr. Tushar Savane" w:date="2026-09-04T17:33:00Z" w16du:dateUtc="2026-09-04T12:03:00Z" w:id="646"/>
                <w:sz w:val="24"/>
                <w:szCs w:val="24"/>
              </w:rPr>
            </w:pPr>
            <w:ins w:author="Sachin Kumbhar" w:date="2026-09-04T12:07:00Z" w:id="647">
              <w:del w:author="Dr. Tushar Savane" w:date="2026-09-04T17:33:00Z" w16du:dateUtc="2026-09-04T12:03:00Z" w:id="648">
                <w:r w:rsidRPr="005F785B" w:rsidDel="001460D4">
                  <w:rPr>
                    <w:sz w:val="24"/>
                    <w:szCs w:val="24"/>
                  </w:rPr>
                  <w:delText xml:space="preserve">Occurrence - Current controls will updated as part of event - CAPA will be updated </w:delText>
                </w:r>
              </w:del>
            </w:ins>
          </w:p>
          <w:p w:rsidRPr="005F785B" w:rsidR="005F785B" w:rsidDel="001460D4" w:rsidP="005F785B" w:rsidRDefault="005F785B" w14:paraId="5753608E" w14:textId="6D0D5755">
            <w:pPr>
              <w:jc w:val="both"/>
              <w:rPr>
                <w:ins w:author="Sachin Kumbhar" w:date="2026-09-04T12:07:00Z" w:id="649"/>
                <w:del w:author="Dr. Tushar Savane" w:date="2026-09-04T17:33:00Z" w16du:dateUtc="2026-09-04T12:03:00Z" w:id="650"/>
                <w:sz w:val="24"/>
                <w:szCs w:val="24"/>
              </w:rPr>
            </w:pPr>
            <w:ins w:author="Sachin Kumbhar" w:date="2026-09-04T12:07:00Z" w:id="651">
              <w:del w:author="Dr. Tushar Savane" w:date="2026-09-04T17:33:00Z" w16du:dateUtc="2026-09-04T12:03:00Z" w:id="652">
                <w:r w:rsidRPr="005F785B" w:rsidDel="001460D4">
                  <w:rPr>
                    <w:sz w:val="24"/>
                    <w:szCs w:val="24"/>
                  </w:rPr>
                  <w:delText>Detectability - Current controls BMR number with monitoring and QMS element will be updated with required time for adjustment of vacuum control valve</w:delText>
                </w:r>
              </w:del>
            </w:ins>
          </w:p>
          <w:p w:rsidR="005F785B" w:rsidP="005F785B" w:rsidRDefault="005F785B" w14:paraId="34AC0A6B" w14:textId="7ABF1B73">
            <w:pPr>
              <w:jc w:val="both"/>
              <w:rPr>
                <w:ins w:author="Dr. Tushar Savane" w:date="2026-09-04T17:33:00Z" w16du:dateUtc="2026-09-04T12:03:00Z" w:id="653"/>
                <w:sz w:val="24"/>
                <w:szCs w:val="24"/>
              </w:rPr>
            </w:pPr>
            <w:ins w:author="Sachin Kumbhar" w:date="2026-09-04T12:07:00Z" w:id="654">
              <w:del w:author="Dr. Tushar Savane" w:date="2026-09-04T17:33:00Z" w16du:dateUtc="2026-09-04T12:03:00Z" w:id="655">
                <w:r w:rsidRPr="005F785B" w:rsidDel="001460D4">
                  <w:rPr>
                    <w:sz w:val="24"/>
                    <w:szCs w:val="24"/>
                  </w:rPr>
                  <w:delText xml:space="preserve">PCS - Previous has 1000- 200 µbar will </w:delText>
                </w:r>
              </w:del>
            </w:ins>
            <w:ins w:author="Sachin Kumbhar" w:date="2026-09-04T12:26:00Z" w16du:dateUtc="2026-09-04T06:56:00Z" w:id="656">
              <w:del w:author="Dr. Tushar Savane" w:date="2026-09-04T17:33:00Z" w16du:dateUtc="2026-09-04T12:03:00Z" w:id="657">
                <w:r w:rsidRPr="005F785B" w:rsidDel="001460D4" w:rsidR="00B955D4">
                  <w:rPr>
                    <w:sz w:val="24"/>
                    <w:szCs w:val="24"/>
                  </w:rPr>
                  <w:delText>be updated as</w:delText>
                </w:r>
              </w:del>
            </w:ins>
            <w:ins w:author="Sachin Kumbhar" w:date="2026-09-04T12:07:00Z" w:id="658">
              <w:del w:author="Dr. Tushar Savane" w:date="2026-09-04T17:33:00Z" w16du:dateUtc="2026-09-04T12:03:00Z" w:id="659">
                <w:r w:rsidRPr="005F785B" w:rsidDel="001460D4">
                  <w:rPr>
                    <w:sz w:val="24"/>
                    <w:szCs w:val="24"/>
                  </w:rPr>
                  <w:delText xml:space="preserve"> per below steps into Process control strategy in table </w:delText>
                </w:r>
              </w:del>
            </w:ins>
            <w:ins w:author="Sachin Kumbhar" w:date="2026-09-04T12:31:00Z" w16du:dateUtc="2026-09-04T07:01:00Z" w:id="660">
              <w:del w:author="Dr. Tushar Savane" w:date="2026-09-04T17:33:00Z" w16du:dateUtc="2026-09-04T12:03:00Z" w:id="661">
                <w:r w:rsidDel="001460D4" w:rsidR="00B955D4">
                  <w:rPr>
                    <w:sz w:val="24"/>
                    <w:szCs w:val="24"/>
                  </w:rPr>
                  <w:delText>N</w:delText>
                </w:r>
              </w:del>
            </w:ins>
            <w:ins w:author="Sachin Kumbhar" w:date="2026-09-04T12:07:00Z" w:id="662">
              <w:del w:author="Dr. Tushar Savane" w:date="2026-09-04T17:33:00Z" w16du:dateUtc="2026-09-04T12:03:00Z" w:id="663">
                <w:r w:rsidRPr="005F785B" w:rsidDel="001460D4">
                  <w:rPr>
                    <w:sz w:val="24"/>
                    <w:szCs w:val="24"/>
                  </w:rPr>
                  <w:delText xml:space="preserve">o.4 and note below table for adjustment time for vacuum control valve </w:delText>
                </w:r>
              </w:del>
            </w:ins>
          </w:p>
          <w:p w:rsidRPr="001460D4" w:rsidR="001460D4" w:rsidP="005F785B" w:rsidRDefault="001460D4" w14:paraId="4C61B3B5" w14:textId="77777777">
            <w:pPr>
              <w:jc w:val="both"/>
              <w:rPr>
                <w:ins w:author="Sachin Kumbhar" w:date="2026-09-04T12:30:00Z" w16du:dateUtc="2026-09-04T07:00:00Z" w:id="664"/>
                <w:sz w:val="24"/>
                <w:szCs w:val="24"/>
                <w:lang w:val="en-IN"/>
                <w:rPrChange w:author="Dr. Tushar Savane" w:date="2026-09-04T17:34:00Z" w16du:dateUtc="2026-09-04T12:04:00Z" w:id="665">
                  <w:rPr>
                    <w:ins w:author="Sachin Kumbhar" w:date="2026-09-04T12:30:00Z" w16du:dateUtc="2026-09-04T07:00:00Z" w:id="666"/>
                    <w:sz w:val="24"/>
                    <w:szCs w:val="24"/>
                  </w:rPr>
                </w:rPrChange>
              </w:rPr>
            </w:pPr>
          </w:p>
          <w:tbl>
            <w:tblPr>
              <w:tblStyle w:val="TableGrid"/>
              <w:tblW w:w="10201" w:type="dxa"/>
              <w:jc w:val="center"/>
              <w:tblLook w:val="04A0" w:firstRow="1" w:lastRow="0" w:firstColumn="1" w:lastColumn="0" w:noHBand="0" w:noVBand="1"/>
            </w:tblPr>
            <w:tblGrid>
              <w:gridCol w:w="2847"/>
              <w:gridCol w:w="1556"/>
              <w:gridCol w:w="2915"/>
              <w:gridCol w:w="2883"/>
            </w:tblGrid>
            <w:tr w:rsidRPr="005410B7" w:rsidR="00B955D4" w:rsidTr="00F42A23" w14:paraId="10D852C4" w14:textId="77777777">
              <w:trPr>
                <w:trHeight w:val="493"/>
                <w:jc w:val="center"/>
                <w:ins w:author="Sachin Kumbhar" w:date="2026-09-04T12:30:00Z" w:id="667"/>
              </w:trPr>
              <w:tc>
                <w:tcPr>
                  <w:tcW w:w="2847" w:type="dxa"/>
                  <w:hideMark/>
                </w:tcPr>
                <w:p w:rsidRPr="005410B7" w:rsidR="00B955D4" w:rsidP="00B955D4" w:rsidRDefault="00B955D4" w14:paraId="0C489D84" w14:textId="77777777">
                  <w:pPr>
                    <w:jc w:val="center"/>
                    <w:rPr>
                      <w:ins w:author="Sachin Kumbhar" w:date="2026-09-04T12:30:00Z" w16du:dateUtc="2026-09-04T07:00:00Z" w:id="668"/>
                      <w:b/>
                      <w:bCs/>
                      <w:sz w:val="24"/>
                      <w:szCs w:val="24"/>
                      <w:lang w:val="en-IN" w:eastAsia="en-IN"/>
                    </w:rPr>
                  </w:pPr>
                  <w:ins w:author="Sachin Kumbhar" w:date="2026-09-04T12:30:00Z" w16du:dateUtc="2026-09-04T07:00:00Z" w:id="669">
                    <w:r w:rsidRPr="005410B7">
                      <w:rPr>
                        <w:b/>
                        <w:bCs/>
                        <w:sz w:val="24"/>
                        <w:szCs w:val="24"/>
                        <w:lang w:val="en-IN" w:eastAsia="en-IN"/>
                      </w:rPr>
                      <w:t>Step</w:t>
                    </w:r>
                  </w:ins>
                </w:p>
              </w:tc>
              <w:tc>
                <w:tcPr>
                  <w:tcW w:w="1556" w:type="dxa"/>
                  <w:hideMark/>
                </w:tcPr>
                <w:p w:rsidRPr="005410B7" w:rsidR="00B955D4" w:rsidP="00B955D4" w:rsidRDefault="00B955D4" w14:paraId="58CF84CD" w14:textId="77777777">
                  <w:pPr>
                    <w:jc w:val="center"/>
                    <w:rPr>
                      <w:ins w:author="Sachin Kumbhar" w:date="2026-09-04T12:30:00Z" w16du:dateUtc="2026-09-04T07:00:00Z" w:id="670"/>
                      <w:b/>
                      <w:bCs/>
                      <w:sz w:val="24"/>
                      <w:szCs w:val="24"/>
                      <w:lang w:val="en-IN" w:eastAsia="en-IN"/>
                    </w:rPr>
                  </w:pPr>
                  <w:ins w:author="Sachin Kumbhar" w:date="2026-09-04T12:30:00Z" w16du:dateUtc="2026-09-04T07:00:00Z" w:id="671">
                    <w:r w:rsidRPr="005410B7">
                      <w:rPr>
                        <w:b/>
                        <w:bCs/>
                        <w:sz w:val="24"/>
                        <w:szCs w:val="24"/>
                        <w:lang w:val="en-IN" w:eastAsia="en-IN"/>
                      </w:rPr>
                      <w:t>Set Point (</w:t>
                    </w:r>
                    <w:r>
                      <w:rPr>
                        <w:b/>
                        <w:bCs/>
                        <w:sz w:val="24"/>
                        <w:szCs w:val="24"/>
                        <w:lang w:val="en-IN" w:eastAsia="en-IN"/>
                      </w:rPr>
                      <w:t>µ Bar</w:t>
                    </w:r>
                    <w:r w:rsidRPr="005410B7">
                      <w:rPr>
                        <w:b/>
                        <w:bCs/>
                        <w:sz w:val="24"/>
                        <w:szCs w:val="24"/>
                        <w:lang w:val="en-IN" w:eastAsia="en-IN"/>
                      </w:rPr>
                      <w:t>)</w:t>
                    </w:r>
                  </w:ins>
                </w:p>
              </w:tc>
              <w:tc>
                <w:tcPr>
                  <w:tcW w:w="0" w:type="auto"/>
                  <w:hideMark/>
                </w:tcPr>
                <w:p w:rsidRPr="005410B7" w:rsidR="00B955D4" w:rsidP="00B955D4" w:rsidRDefault="00B955D4" w14:paraId="2C26A0FD" w14:textId="77777777">
                  <w:pPr>
                    <w:jc w:val="center"/>
                    <w:rPr>
                      <w:ins w:author="Sachin Kumbhar" w:date="2026-09-04T12:30:00Z" w16du:dateUtc="2026-09-04T07:00:00Z" w:id="672"/>
                      <w:b/>
                      <w:bCs/>
                      <w:sz w:val="24"/>
                      <w:szCs w:val="24"/>
                      <w:lang w:val="en-IN" w:eastAsia="en-IN"/>
                    </w:rPr>
                  </w:pPr>
                  <w:ins w:author="Sachin Kumbhar" w:date="2026-09-04T12:30:00Z" w16du:dateUtc="2026-09-04T07:00:00Z" w:id="673">
                    <w:r w:rsidRPr="005410B7">
                      <w:rPr>
                        <w:b/>
                        <w:bCs/>
                        <w:sz w:val="24"/>
                        <w:szCs w:val="24"/>
                        <w:lang w:val="en-IN" w:eastAsia="en-IN"/>
                      </w:rPr>
                      <w:t>Proposed Controlling Band</w:t>
                    </w:r>
                  </w:ins>
                </w:p>
              </w:tc>
              <w:tc>
                <w:tcPr>
                  <w:tcW w:w="0" w:type="auto"/>
                  <w:hideMark/>
                </w:tcPr>
                <w:p w:rsidRPr="005410B7" w:rsidR="00B955D4" w:rsidP="00B955D4" w:rsidRDefault="00B955D4" w14:paraId="60FACEB1" w14:textId="77777777">
                  <w:pPr>
                    <w:jc w:val="center"/>
                    <w:rPr>
                      <w:ins w:author="Sachin Kumbhar" w:date="2026-09-04T12:30:00Z" w16du:dateUtc="2026-09-04T07:00:00Z" w:id="674"/>
                      <w:b/>
                      <w:bCs/>
                      <w:sz w:val="24"/>
                      <w:szCs w:val="24"/>
                      <w:lang w:val="en-IN" w:eastAsia="en-IN"/>
                    </w:rPr>
                  </w:pPr>
                  <w:ins w:author="Sachin Kumbhar" w:date="2026-09-04T12:30:00Z" w16du:dateUtc="2026-09-04T07:00:00Z" w:id="675">
                    <w:r w:rsidRPr="005410B7">
                      <w:rPr>
                        <w:b/>
                        <w:bCs/>
                        <w:sz w:val="24"/>
                        <w:szCs w:val="24"/>
                        <w:lang w:val="en-IN" w:eastAsia="en-IN"/>
                      </w:rPr>
                      <w:t>Proposed Operating Range</w:t>
                    </w:r>
                  </w:ins>
                </w:p>
              </w:tc>
            </w:tr>
            <w:tr w:rsidRPr="005410B7" w:rsidR="00B955D4" w:rsidTr="00F42A23" w14:paraId="36585A98" w14:textId="77777777">
              <w:trPr>
                <w:trHeight w:val="260"/>
                <w:jc w:val="center"/>
                <w:ins w:author="Sachin Kumbhar" w:date="2026-09-04T12:30:00Z" w:id="676"/>
              </w:trPr>
              <w:tc>
                <w:tcPr>
                  <w:tcW w:w="2847" w:type="dxa"/>
                  <w:hideMark/>
                </w:tcPr>
                <w:p w:rsidRPr="005410B7" w:rsidR="00B955D4" w:rsidP="00B955D4" w:rsidRDefault="00B955D4" w14:paraId="55EBE359" w14:textId="77777777">
                  <w:pPr>
                    <w:jc w:val="center"/>
                    <w:rPr>
                      <w:ins w:author="Sachin Kumbhar" w:date="2026-09-04T12:30:00Z" w16du:dateUtc="2026-09-04T07:00:00Z" w:id="677"/>
                      <w:sz w:val="24"/>
                      <w:szCs w:val="24"/>
                      <w:lang w:val="en-IN" w:eastAsia="en-IN"/>
                    </w:rPr>
                  </w:pPr>
                  <w:ins w:author="Sachin Kumbhar" w:date="2026-09-04T12:30:00Z" w16du:dateUtc="2026-09-04T07:00:00Z" w:id="678">
                    <w:r w:rsidRPr="005410B7">
                      <w:rPr>
                        <w:sz w:val="24"/>
                        <w:szCs w:val="24"/>
                        <w:lang w:val="en-IN" w:eastAsia="en-IN"/>
                      </w:rPr>
                      <w:t>Primary Drying – Step 1</w:t>
                    </w:r>
                  </w:ins>
                </w:p>
              </w:tc>
              <w:tc>
                <w:tcPr>
                  <w:tcW w:w="1556" w:type="dxa"/>
                  <w:hideMark/>
                </w:tcPr>
                <w:p w:rsidRPr="005410B7" w:rsidR="00B955D4" w:rsidP="00B955D4" w:rsidRDefault="00B955D4" w14:paraId="557DA55F" w14:textId="77777777">
                  <w:pPr>
                    <w:jc w:val="center"/>
                    <w:rPr>
                      <w:ins w:author="Sachin Kumbhar" w:date="2026-09-04T12:30:00Z" w16du:dateUtc="2026-09-04T07:00:00Z" w:id="679"/>
                      <w:sz w:val="24"/>
                      <w:szCs w:val="24"/>
                      <w:lang w:val="en-IN" w:eastAsia="en-IN"/>
                    </w:rPr>
                  </w:pPr>
                  <w:ins w:author="Sachin Kumbhar" w:date="2026-09-04T12:30:00Z" w16du:dateUtc="2026-09-04T07:00:00Z" w:id="680">
                    <w:r w:rsidRPr="005410B7">
                      <w:rPr>
                        <w:sz w:val="24"/>
                        <w:szCs w:val="24"/>
                        <w:lang w:val="en-IN" w:eastAsia="en-IN"/>
                      </w:rPr>
                      <w:t>800</w:t>
                    </w:r>
                  </w:ins>
                </w:p>
              </w:tc>
              <w:tc>
                <w:tcPr>
                  <w:tcW w:w="0" w:type="auto"/>
                  <w:hideMark/>
                </w:tcPr>
                <w:p w:rsidRPr="005410B7" w:rsidR="00B955D4" w:rsidP="00B955D4" w:rsidRDefault="00B955D4" w14:paraId="503E17C2" w14:textId="77777777">
                  <w:pPr>
                    <w:jc w:val="center"/>
                    <w:rPr>
                      <w:ins w:author="Sachin Kumbhar" w:date="2026-09-04T12:30:00Z" w16du:dateUtc="2026-09-04T07:00:00Z" w:id="681"/>
                      <w:sz w:val="24"/>
                      <w:szCs w:val="24"/>
                      <w:lang w:val="en-IN" w:eastAsia="en-IN"/>
                    </w:rPr>
                  </w:pPr>
                  <w:ins w:author="Sachin Kumbhar" w:date="2026-09-04T12:30:00Z" w16du:dateUtc="2026-09-04T07:00:00Z" w:id="682">
                    <w:r w:rsidRPr="005410B7">
                      <w:rPr>
                        <w:sz w:val="24"/>
                        <w:szCs w:val="24"/>
                        <w:lang w:val="en-IN" w:eastAsia="en-IN"/>
                      </w:rPr>
                      <w:t>±150</w:t>
                    </w:r>
                  </w:ins>
                </w:p>
              </w:tc>
              <w:tc>
                <w:tcPr>
                  <w:tcW w:w="0" w:type="auto"/>
                  <w:hideMark/>
                </w:tcPr>
                <w:p w:rsidRPr="005410B7" w:rsidR="00B955D4" w:rsidP="00B955D4" w:rsidRDefault="00B955D4" w14:paraId="79225D0B" w14:textId="77777777">
                  <w:pPr>
                    <w:jc w:val="center"/>
                    <w:rPr>
                      <w:ins w:author="Sachin Kumbhar" w:date="2026-09-04T12:30:00Z" w16du:dateUtc="2026-09-04T07:00:00Z" w:id="683"/>
                      <w:sz w:val="24"/>
                      <w:szCs w:val="24"/>
                      <w:lang w:val="en-IN" w:eastAsia="en-IN"/>
                    </w:rPr>
                  </w:pPr>
                  <w:ins w:author="Sachin Kumbhar" w:date="2026-09-04T12:30:00Z" w16du:dateUtc="2026-09-04T07:00:00Z" w:id="684">
                    <w:r w:rsidRPr="005200BE">
                      <w:rPr>
                        <w:sz w:val="24"/>
                        <w:szCs w:val="24"/>
                        <w:lang w:val="en-IN" w:eastAsia="en-IN"/>
                      </w:rPr>
                      <w:t>650 – 950</w:t>
                    </w:r>
                  </w:ins>
                </w:p>
              </w:tc>
            </w:tr>
            <w:tr w:rsidRPr="005200BE" w:rsidR="00B955D4" w:rsidTr="00F42A23" w14:paraId="3D414FE1" w14:textId="77777777">
              <w:trPr>
                <w:trHeight w:val="246"/>
                <w:jc w:val="center"/>
                <w:ins w:author="Sachin Kumbhar" w:date="2026-09-04T12:30:00Z" w:id="685"/>
              </w:trPr>
              <w:tc>
                <w:tcPr>
                  <w:tcW w:w="2847" w:type="dxa"/>
                </w:tcPr>
                <w:p w:rsidRPr="005410B7" w:rsidR="00B955D4" w:rsidP="00B955D4" w:rsidRDefault="00B955D4" w14:paraId="76984CC3" w14:textId="77777777">
                  <w:pPr>
                    <w:jc w:val="center"/>
                    <w:rPr>
                      <w:ins w:author="Sachin Kumbhar" w:date="2026-09-04T12:30:00Z" w16du:dateUtc="2026-09-04T07:00:00Z" w:id="686"/>
                      <w:sz w:val="24"/>
                      <w:szCs w:val="24"/>
                      <w:lang w:val="en-IN" w:eastAsia="en-IN"/>
                    </w:rPr>
                  </w:pPr>
                  <w:ins w:author="Sachin Kumbhar" w:date="2026-09-04T12:30:00Z" w16du:dateUtc="2026-09-04T07:00:00Z" w:id="687">
                    <w:r w:rsidRPr="005410B7">
                      <w:rPr>
                        <w:sz w:val="24"/>
                        <w:szCs w:val="24"/>
                        <w:lang w:val="en-IN" w:eastAsia="en-IN"/>
                      </w:rPr>
                      <w:t>Primary Drying – Step 2</w:t>
                    </w:r>
                  </w:ins>
                </w:p>
              </w:tc>
              <w:tc>
                <w:tcPr>
                  <w:tcW w:w="1556" w:type="dxa"/>
                </w:tcPr>
                <w:p w:rsidRPr="005410B7" w:rsidR="00B955D4" w:rsidP="00B955D4" w:rsidRDefault="00B955D4" w14:paraId="4BC5C2FC" w14:textId="77777777">
                  <w:pPr>
                    <w:jc w:val="center"/>
                    <w:rPr>
                      <w:ins w:author="Sachin Kumbhar" w:date="2026-09-04T12:30:00Z" w16du:dateUtc="2026-09-04T07:00:00Z" w:id="688"/>
                      <w:sz w:val="24"/>
                      <w:szCs w:val="24"/>
                      <w:lang w:val="en-IN" w:eastAsia="en-IN"/>
                    </w:rPr>
                  </w:pPr>
                  <w:ins w:author="Sachin Kumbhar" w:date="2026-09-04T12:30:00Z" w16du:dateUtc="2026-09-04T07:00:00Z" w:id="689">
                    <w:r>
                      <w:rPr>
                        <w:sz w:val="24"/>
                        <w:szCs w:val="24"/>
                        <w:lang w:val="en-IN" w:eastAsia="en-IN"/>
                      </w:rPr>
                      <w:t>800</w:t>
                    </w:r>
                  </w:ins>
                </w:p>
              </w:tc>
              <w:tc>
                <w:tcPr>
                  <w:tcW w:w="0" w:type="auto"/>
                </w:tcPr>
                <w:p w:rsidRPr="005410B7" w:rsidR="00B955D4" w:rsidP="00B955D4" w:rsidRDefault="00B955D4" w14:paraId="7CD617FB" w14:textId="77777777">
                  <w:pPr>
                    <w:jc w:val="center"/>
                    <w:rPr>
                      <w:ins w:author="Sachin Kumbhar" w:date="2026-09-04T12:30:00Z" w16du:dateUtc="2026-09-04T07:00:00Z" w:id="690"/>
                      <w:sz w:val="24"/>
                      <w:szCs w:val="24"/>
                      <w:lang w:val="en-IN" w:eastAsia="en-IN"/>
                    </w:rPr>
                  </w:pPr>
                  <w:ins w:author="Sachin Kumbhar" w:date="2026-09-04T12:30:00Z" w16du:dateUtc="2026-09-04T07:00:00Z" w:id="691">
                    <w:r w:rsidRPr="005410B7">
                      <w:rPr>
                        <w:sz w:val="24"/>
                        <w:szCs w:val="24"/>
                        <w:lang w:val="en-IN" w:eastAsia="en-IN"/>
                      </w:rPr>
                      <w:t>±150</w:t>
                    </w:r>
                  </w:ins>
                </w:p>
              </w:tc>
              <w:tc>
                <w:tcPr>
                  <w:tcW w:w="0" w:type="auto"/>
                </w:tcPr>
                <w:p w:rsidRPr="005200BE" w:rsidR="00B955D4" w:rsidP="00B955D4" w:rsidRDefault="00B955D4" w14:paraId="3C63019A" w14:textId="77777777">
                  <w:pPr>
                    <w:jc w:val="center"/>
                    <w:rPr>
                      <w:ins w:author="Sachin Kumbhar" w:date="2026-09-04T12:30:00Z" w16du:dateUtc="2026-09-04T07:00:00Z" w:id="692"/>
                      <w:sz w:val="24"/>
                      <w:szCs w:val="24"/>
                      <w:lang w:val="en-IN" w:eastAsia="en-IN"/>
                    </w:rPr>
                  </w:pPr>
                  <w:ins w:author="Sachin Kumbhar" w:date="2026-09-04T12:30:00Z" w16du:dateUtc="2026-09-04T07:00:00Z" w:id="693">
                    <w:r w:rsidRPr="005200BE">
                      <w:rPr>
                        <w:sz w:val="24"/>
                        <w:szCs w:val="24"/>
                        <w:lang w:val="en-IN" w:eastAsia="en-IN"/>
                      </w:rPr>
                      <w:t>650 – 950</w:t>
                    </w:r>
                  </w:ins>
                </w:p>
              </w:tc>
            </w:tr>
            <w:tr w:rsidRPr="005410B7" w:rsidR="00B955D4" w:rsidTr="00F42A23" w14:paraId="1E8192CD" w14:textId="77777777">
              <w:trPr>
                <w:trHeight w:val="246"/>
                <w:jc w:val="center"/>
                <w:ins w:author="Sachin Kumbhar" w:date="2026-09-04T12:30:00Z" w:id="694"/>
              </w:trPr>
              <w:tc>
                <w:tcPr>
                  <w:tcW w:w="2847" w:type="dxa"/>
                  <w:hideMark/>
                </w:tcPr>
                <w:p w:rsidRPr="005410B7" w:rsidR="00B955D4" w:rsidP="00B955D4" w:rsidRDefault="00B955D4" w14:paraId="0DA249E7" w14:textId="77777777">
                  <w:pPr>
                    <w:jc w:val="center"/>
                    <w:rPr>
                      <w:ins w:author="Sachin Kumbhar" w:date="2026-09-04T12:30:00Z" w16du:dateUtc="2026-09-04T07:00:00Z" w:id="695"/>
                      <w:sz w:val="24"/>
                      <w:szCs w:val="24"/>
                      <w:lang w:val="en-IN" w:eastAsia="en-IN"/>
                    </w:rPr>
                  </w:pPr>
                  <w:ins w:author="Sachin Kumbhar" w:date="2026-09-04T12:30:00Z" w16du:dateUtc="2026-09-04T07:00:00Z" w:id="696">
                    <w:r w:rsidRPr="005410B7">
                      <w:rPr>
                        <w:sz w:val="24"/>
                        <w:szCs w:val="24"/>
                        <w:lang w:val="en-IN" w:eastAsia="en-IN"/>
                      </w:rPr>
                      <w:t xml:space="preserve">Primary Drying – Step </w:t>
                    </w:r>
                    <w:r>
                      <w:rPr>
                        <w:sz w:val="24"/>
                        <w:szCs w:val="24"/>
                        <w:lang w:val="en-IN" w:eastAsia="en-IN"/>
                      </w:rPr>
                      <w:t>3</w:t>
                    </w:r>
                  </w:ins>
                </w:p>
              </w:tc>
              <w:tc>
                <w:tcPr>
                  <w:tcW w:w="1556" w:type="dxa"/>
                  <w:hideMark/>
                </w:tcPr>
                <w:p w:rsidRPr="005410B7" w:rsidR="00B955D4" w:rsidP="00B955D4" w:rsidRDefault="00B955D4" w14:paraId="25F9CA42" w14:textId="77777777">
                  <w:pPr>
                    <w:jc w:val="center"/>
                    <w:rPr>
                      <w:ins w:author="Sachin Kumbhar" w:date="2026-09-04T12:30:00Z" w16du:dateUtc="2026-09-04T07:00:00Z" w:id="697"/>
                      <w:sz w:val="24"/>
                      <w:szCs w:val="24"/>
                      <w:lang w:val="en-IN" w:eastAsia="en-IN"/>
                    </w:rPr>
                  </w:pPr>
                  <w:ins w:author="Sachin Kumbhar" w:date="2026-09-04T12:30:00Z" w16du:dateUtc="2026-09-04T07:00:00Z" w:id="698">
                    <w:r w:rsidRPr="005410B7">
                      <w:rPr>
                        <w:sz w:val="24"/>
                        <w:szCs w:val="24"/>
                        <w:lang w:val="en-IN" w:eastAsia="en-IN"/>
                      </w:rPr>
                      <w:t>600</w:t>
                    </w:r>
                  </w:ins>
                </w:p>
              </w:tc>
              <w:tc>
                <w:tcPr>
                  <w:tcW w:w="0" w:type="auto"/>
                  <w:hideMark/>
                </w:tcPr>
                <w:p w:rsidRPr="005410B7" w:rsidR="00B955D4" w:rsidP="00B955D4" w:rsidRDefault="00B955D4" w14:paraId="7AD10750" w14:textId="77777777">
                  <w:pPr>
                    <w:jc w:val="center"/>
                    <w:rPr>
                      <w:ins w:author="Sachin Kumbhar" w:date="2026-09-04T12:30:00Z" w16du:dateUtc="2026-09-04T07:00:00Z" w:id="699"/>
                      <w:sz w:val="24"/>
                      <w:szCs w:val="24"/>
                      <w:lang w:val="en-IN" w:eastAsia="en-IN"/>
                    </w:rPr>
                  </w:pPr>
                  <w:ins w:author="Sachin Kumbhar" w:date="2026-09-04T12:30:00Z" w16du:dateUtc="2026-09-04T07:00:00Z" w:id="700">
                    <w:r w:rsidRPr="005410B7">
                      <w:rPr>
                        <w:sz w:val="24"/>
                        <w:szCs w:val="24"/>
                        <w:lang w:val="en-IN" w:eastAsia="en-IN"/>
                      </w:rPr>
                      <w:t>±120</w:t>
                    </w:r>
                  </w:ins>
                </w:p>
              </w:tc>
              <w:tc>
                <w:tcPr>
                  <w:tcW w:w="0" w:type="auto"/>
                  <w:hideMark/>
                </w:tcPr>
                <w:p w:rsidRPr="005410B7" w:rsidR="00B955D4" w:rsidP="00B955D4" w:rsidRDefault="00B955D4" w14:paraId="401270E3" w14:textId="77777777">
                  <w:pPr>
                    <w:jc w:val="center"/>
                    <w:rPr>
                      <w:ins w:author="Sachin Kumbhar" w:date="2026-09-04T12:30:00Z" w16du:dateUtc="2026-09-04T07:00:00Z" w:id="701"/>
                      <w:sz w:val="24"/>
                      <w:szCs w:val="24"/>
                      <w:lang w:val="en-IN" w:eastAsia="en-IN"/>
                    </w:rPr>
                  </w:pPr>
                  <w:ins w:author="Sachin Kumbhar" w:date="2026-09-04T12:30:00Z" w16du:dateUtc="2026-09-04T07:00:00Z" w:id="702">
                    <w:r w:rsidRPr="005200BE">
                      <w:rPr>
                        <w:sz w:val="24"/>
                        <w:szCs w:val="24"/>
                        <w:lang w:val="en-IN" w:eastAsia="en-IN"/>
                      </w:rPr>
                      <w:t>480 – 720</w:t>
                    </w:r>
                  </w:ins>
                </w:p>
              </w:tc>
            </w:tr>
            <w:tr w:rsidRPr="005410B7" w:rsidR="00B955D4" w:rsidTr="00F42A23" w14:paraId="2D12F35D" w14:textId="77777777">
              <w:trPr>
                <w:trHeight w:val="246"/>
                <w:jc w:val="center"/>
                <w:ins w:author="Sachin Kumbhar" w:date="2026-09-04T12:30:00Z" w:id="703"/>
              </w:trPr>
              <w:tc>
                <w:tcPr>
                  <w:tcW w:w="2847" w:type="dxa"/>
                  <w:hideMark/>
                </w:tcPr>
                <w:p w:rsidRPr="005410B7" w:rsidR="00B955D4" w:rsidP="00B955D4" w:rsidRDefault="00B955D4" w14:paraId="6BE9903F" w14:textId="77777777">
                  <w:pPr>
                    <w:jc w:val="center"/>
                    <w:rPr>
                      <w:ins w:author="Sachin Kumbhar" w:date="2026-09-04T12:30:00Z" w16du:dateUtc="2026-09-04T07:00:00Z" w:id="704"/>
                      <w:sz w:val="24"/>
                      <w:szCs w:val="24"/>
                      <w:lang w:val="en-IN" w:eastAsia="en-IN"/>
                    </w:rPr>
                  </w:pPr>
                  <w:ins w:author="Sachin Kumbhar" w:date="2026-09-04T12:30:00Z" w16du:dateUtc="2026-09-04T07:00:00Z" w:id="705">
                    <w:r w:rsidRPr="005410B7">
                      <w:rPr>
                        <w:sz w:val="24"/>
                        <w:szCs w:val="24"/>
                        <w:lang w:val="en-IN" w:eastAsia="en-IN"/>
                      </w:rPr>
                      <w:t>Primary Drying – Step 4</w:t>
                    </w:r>
                  </w:ins>
                </w:p>
              </w:tc>
              <w:tc>
                <w:tcPr>
                  <w:tcW w:w="1556" w:type="dxa"/>
                  <w:hideMark/>
                </w:tcPr>
                <w:p w:rsidRPr="005410B7" w:rsidR="00B955D4" w:rsidP="00B955D4" w:rsidRDefault="00B955D4" w14:paraId="7A4FAF8D" w14:textId="77777777">
                  <w:pPr>
                    <w:jc w:val="center"/>
                    <w:rPr>
                      <w:ins w:author="Sachin Kumbhar" w:date="2026-09-04T12:30:00Z" w16du:dateUtc="2026-09-04T07:00:00Z" w:id="706"/>
                      <w:sz w:val="24"/>
                      <w:szCs w:val="24"/>
                      <w:lang w:val="en-IN" w:eastAsia="en-IN"/>
                    </w:rPr>
                  </w:pPr>
                  <w:ins w:author="Sachin Kumbhar" w:date="2026-09-04T12:30:00Z" w16du:dateUtc="2026-09-04T07:00:00Z" w:id="707">
                    <w:r w:rsidRPr="005410B7">
                      <w:rPr>
                        <w:sz w:val="24"/>
                        <w:szCs w:val="24"/>
                        <w:lang w:val="en-IN" w:eastAsia="en-IN"/>
                      </w:rPr>
                      <w:t>500</w:t>
                    </w:r>
                  </w:ins>
                </w:p>
              </w:tc>
              <w:tc>
                <w:tcPr>
                  <w:tcW w:w="0" w:type="auto"/>
                  <w:hideMark/>
                </w:tcPr>
                <w:p w:rsidRPr="005410B7" w:rsidR="00B955D4" w:rsidP="00B955D4" w:rsidRDefault="00B955D4" w14:paraId="5E0EBF5D" w14:textId="77777777">
                  <w:pPr>
                    <w:jc w:val="center"/>
                    <w:rPr>
                      <w:ins w:author="Sachin Kumbhar" w:date="2026-09-04T12:30:00Z" w16du:dateUtc="2026-09-04T07:00:00Z" w:id="708"/>
                      <w:sz w:val="24"/>
                      <w:szCs w:val="24"/>
                      <w:lang w:val="en-IN" w:eastAsia="en-IN"/>
                    </w:rPr>
                  </w:pPr>
                  <w:ins w:author="Sachin Kumbhar" w:date="2026-09-04T12:30:00Z" w16du:dateUtc="2026-09-04T07:00:00Z" w:id="709">
                    <w:r w:rsidRPr="005410B7">
                      <w:rPr>
                        <w:sz w:val="24"/>
                        <w:szCs w:val="24"/>
                        <w:lang w:val="en-IN" w:eastAsia="en-IN"/>
                      </w:rPr>
                      <w:t>±120</w:t>
                    </w:r>
                  </w:ins>
                </w:p>
              </w:tc>
              <w:tc>
                <w:tcPr>
                  <w:tcW w:w="0" w:type="auto"/>
                  <w:hideMark/>
                </w:tcPr>
                <w:p w:rsidRPr="005410B7" w:rsidR="00B955D4" w:rsidP="00B955D4" w:rsidRDefault="00B955D4" w14:paraId="76D03876" w14:textId="77777777">
                  <w:pPr>
                    <w:jc w:val="center"/>
                    <w:rPr>
                      <w:ins w:author="Sachin Kumbhar" w:date="2026-09-04T12:30:00Z" w16du:dateUtc="2026-09-04T07:00:00Z" w:id="710"/>
                      <w:sz w:val="24"/>
                      <w:szCs w:val="24"/>
                      <w:lang w:val="en-IN" w:eastAsia="en-IN"/>
                    </w:rPr>
                  </w:pPr>
                  <w:ins w:author="Sachin Kumbhar" w:date="2026-09-04T12:30:00Z" w16du:dateUtc="2026-09-04T07:00:00Z" w:id="711">
                    <w:r w:rsidRPr="005200BE">
                      <w:rPr>
                        <w:sz w:val="24"/>
                        <w:szCs w:val="24"/>
                        <w:lang w:val="en-IN" w:eastAsia="en-IN"/>
                      </w:rPr>
                      <w:t>380 – 620</w:t>
                    </w:r>
                  </w:ins>
                </w:p>
              </w:tc>
            </w:tr>
            <w:tr w:rsidRPr="005200BE" w:rsidR="00B955D4" w:rsidTr="00F42A23" w14:paraId="1057FC47" w14:textId="77777777">
              <w:trPr>
                <w:trHeight w:val="246"/>
                <w:jc w:val="center"/>
                <w:ins w:author="Sachin Kumbhar" w:date="2026-09-04T12:30:00Z" w:id="712"/>
              </w:trPr>
              <w:tc>
                <w:tcPr>
                  <w:tcW w:w="2847" w:type="dxa"/>
                </w:tcPr>
                <w:p w:rsidRPr="005410B7" w:rsidR="00B955D4" w:rsidP="00B955D4" w:rsidRDefault="00B955D4" w14:paraId="4B0F1139" w14:textId="77777777">
                  <w:pPr>
                    <w:jc w:val="center"/>
                    <w:rPr>
                      <w:ins w:author="Sachin Kumbhar" w:date="2026-09-04T12:30:00Z" w16du:dateUtc="2026-09-04T07:00:00Z" w:id="713"/>
                      <w:sz w:val="24"/>
                      <w:szCs w:val="24"/>
                      <w:lang w:val="en-IN" w:eastAsia="en-IN"/>
                    </w:rPr>
                  </w:pPr>
                  <w:ins w:author="Sachin Kumbhar" w:date="2026-09-04T12:30:00Z" w16du:dateUtc="2026-09-04T07:00:00Z" w:id="714">
                    <w:r>
                      <w:rPr>
                        <w:sz w:val="24"/>
                        <w:szCs w:val="24"/>
                        <w:lang w:val="en-IN" w:eastAsia="en-IN"/>
                      </w:rPr>
                      <w:t xml:space="preserve">Secondary Drying Step 1 </w:t>
                    </w:r>
                  </w:ins>
                </w:p>
              </w:tc>
              <w:tc>
                <w:tcPr>
                  <w:tcW w:w="1556" w:type="dxa"/>
                </w:tcPr>
                <w:p w:rsidRPr="005410B7" w:rsidR="00B955D4" w:rsidP="00B955D4" w:rsidRDefault="00B955D4" w14:paraId="1C149AC4" w14:textId="77777777">
                  <w:pPr>
                    <w:jc w:val="center"/>
                    <w:rPr>
                      <w:ins w:author="Sachin Kumbhar" w:date="2026-09-04T12:30:00Z" w16du:dateUtc="2026-09-04T07:00:00Z" w:id="715"/>
                      <w:sz w:val="24"/>
                      <w:szCs w:val="24"/>
                      <w:lang w:val="en-IN" w:eastAsia="en-IN"/>
                    </w:rPr>
                  </w:pPr>
                  <w:ins w:author="Sachin Kumbhar" w:date="2026-09-04T12:30:00Z" w16du:dateUtc="2026-09-04T07:00:00Z" w:id="716">
                    <w:r>
                      <w:rPr>
                        <w:sz w:val="24"/>
                        <w:szCs w:val="24"/>
                        <w:lang w:val="en-IN" w:eastAsia="en-IN"/>
                      </w:rPr>
                      <w:t>250</w:t>
                    </w:r>
                  </w:ins>
                </w:p>
              </w:tc>
              <w:tc>
                <w:tcPr>
                  <w:tcW w:w="0" w:type="auto"/>
                </w:tcPr>
                <w:p w:rsidRPr="005410B7" w:rsidR="00B955D4" w:rsidP="00B955D4" w:rsidRDefault="00B955D4" w14:paraId="5D82099F" w14:textId="77777777">
                  <w:pPr>
                    <w:jc w:val="center"/>
                    <w:rPr>
                      <w:ins w:author="Sachin Kumbhar" w:date="2026-09-04T12:30:00Z" w16du:dateUtc="2026-09-04T07:00:00Z" w:id="717"/>
                      <w:sz w:val="24"/>
                      <w:szCs w:val="24"/>
                      <w:lang w:val="en-IN" w:eastAsia="en-IN"/>
                    </w:rPr>
                  </w:pPr>
                  <w:ins w:author="Sachin Kumbhar" w:date="2026-09-04T12:30:00Z" w16du:dateUtc="2026-09-04T07:00:00Z" w:id="718">
                    <w:r>
                      <w:rPr>
                        <w:sz w:val="24"/>
                        <w:szCs w:val="24"/>
                        <w:lang w:val="en-IN" w:eastAsia="en-IN"/>
                      </w:rPr>
                      <w:t xml:space="preserve">200 </w:t>
                    </w:r>
                    <w:r w:rsidRPr="005200BE">
                      <w:rPr>
                        <w:sz w:val="24"/>
                        <w:szCs w:val="24"/>
                        <w:lang w:val="en-IN" w:eastAsia="en-IN"/>
                      </w:rPr>
                      <w:t xml:space="preserve">– </w:t>
                    </w:r>
                    <w:r>
                      <w:rPr>
                        <w:sz w:val="24"/>
                        <w:szCs w:val="24"/>
                        <w:lang w:val="en-IN" w:eastAsia="en-IN"/>
                      </w:rPr>
                      <w:t>600</w:t>
                    </w:r>
                  </w:ins>
                </w:p>
              </w:tc>
              <w:tc>
                <w:tcPr>
                  <w:tcW w:w="0" w:type="auto"/>
                </w:tcPr>
                <w:p w:rsidRPr="005200BE" w:rsidR="00B955D4" w:rsidP="00B955D4" w:rsidRDefault="00B955D4" w14:paraId="60B81058" w14:textId="77777777">
                  <w:pPr>
                    <w:jc w:val="center"/>
                    <w:rPr>
                      <w:ins w:author="Sachin Kumbhar" w:date="2026-09-04T12:30:00Z" w16du:dateUtc="2026-09-04T07:00:00Z" w:id="719"/>
                      <w:sz w:val="24"/>
                      <w:szCs w:val="24"/>
                      <w:lang w:val="en-IN" w:eastAsia="en-IN"/>
                    </w:rPr>
                  </w:pPr>
                  <w:ins w:author="Sachin Kumbhar" w:date="2026-09-04T12:30:00Z" w16du:dateUtc="2026-09-04T07:00:00Z" w:id="720">
                    <w:r>
                      <w:rPr>
                        <w:sz w:val="24"/>
                        <w:szCs w:val="24"/>
                        <w:lang w:val="en-IN" w:eastAsia="en-IN"/>
                      </w:rPr>
                      <w:t xml:space="preserve">200 </w:t>
                    </w:r>
                    <w:r w:rsidRPr="005200BE">
                      <w:rPr>
                        <w:sz w:val="24"/>
                        <w:szCs w:val="24"/>
                        <w:lang w:val="en-IN" w:eastAsia="en-IN"/>
                      </w:rPr>
                      <w:t xml:space="preserve">– </w:t>
                    </w:r>
                    <w:r>
                      <w:rPr>
                        <w:sz w:val="24"/>
                        <w:szCs w:val="24"/>
                        <w:lang w:val="en-IN" w:eastAsia="en-IN"/>
                      </w:rPr>
                      <w:t>600</w:t>
                    </w:r>
                  </w:ins>
                </w:p>
              </w:tc>
            </w:tr>
            <w:tr w:rsidRPr="00C84839" w:rsidR="00B955D4" w:rsidTr="00F42A23" w14:paraId="3416D6AE" w14:textId="77777777">
              <w:trPr>
                <w:trHeight w:val="246"/>
                <w:jc w:val="center"/>
                <w:ins w:author="Sachin Kumbhar" w:date="2026-09-04T12:30:00Z" w:id="721"/>
              </w:trPr>
              <w:tc>
                <w:tcPr>
                  <w:tcW w:w="2847" w:type="dxa"/>
                </w:tcPr>
                <w:p w:rsidR="00B955D4" w:rsidP="00B955D4" w:rsidRDefault="00B955D4" w14:paraId="1A75F062" w14:textId="77777777">
                  <w:pPr>
                    <w:jc w:val="center"/>
                    <w:rPr>
                      <w:ins w:author="Sachin Kumbhar" w:date="2026-09-04T12:30:00Z" w16du:dateUtc="2026-09-04T07:00:00Z" w:id="722"/>
                      <w:sz w:val="24"/>
                      <w:szCs w:val="24"/>
                      <w:lang w:val="en-IN" w:eastAsia="en-IN"/>
                    </w:rPr>
                  </w:pPr>
                  <w:ins w:author="Sachin Kumbhar" w:date="2026-09-04T12:30:00Z" w16du:dateUtc="2026-09-04T07:00:00Z" w:id="723">
                    <w:r>
                      <w:rPr>
                        <w:sz w:val="24"/>
                        <w:szCs w:val="24"/>
                        <w:lang w:val="en-IN" w:eastAsia="en-IN"/>
                      </w:rPr>
                      <w:t xml:space="preserve">Secondary Drying Step 2  </w:t>
                    </w:r>
                  </w:ins>
                </w:p>
              </w:tc>
              <w:tc>
                <w:tcPr>
                  <w:tcW w:w="1556" w:type="dxa"/>
                </w:tcPr>
                <w:p w:rsidR="00B955D4" w:rsidP="00B955D4" w:rsidRDefault="00B955D4" w14:paraId="3993A91B" w14:textId="77777777">
                  <w:pPr>
                    <w:jc w:val="center"/>
                    <w:rPr>
                      <w:ins w:author="Sachin Kumbhar" w:date="2026-09-04T12:30:00Z" w16du:dateUtc="2026-09-04T07:00:00Z" w:id="724"/>
                      <w:sz w:val="24"/>
                      <w:szCs w:val="24"/>
                      <w:lang w:val="en-IN" w:eastAsia="en-IN"/>
                    </w:rPr>
                  </w:pPr>
                  <w:ins w:author="Sachin Kumbhar" w:date="2026-09-04T12:30:00Z" w16du:dateUtc="2026-09-04T07:00:00Z" w:id="725">
                    <w:r>
                      <w:rPr>
                        <w:sz w:val="24"/>
                        <w:szCs w:val="24"/>
                        <w:lang w:val="en-IN" w:eastAsia="en-IN"/>
                      </w:rPr>
                      <w:t>250</w:t>
                    </w:r>
                  </w:ins>
                </w:p>
              </w:tc>
              <w:tc>
                <w:tcPr>
                  <w:tcW w:w="0" w:type="auto"/>
                </w:tcPr>
                <w:p w:rsidR="00B955D4" w:rsidP="00B955D4" w:rsidRDefault="00B955D4" w14:paraId="70CB51EA" w14:textId="77777777">
                  <w:pPr>
                    <w:jc w:val="center"/>
                    <w:rPr>
                      <w:ins w:author="Sachin Kumbhar" w:date="2026-09-04T12:30:00Z" w16du:dateUtc="2026-09-04T07:00:00Z" w:id="726"/>
                      <w:sz w:val="24"/>
                      <w:szCs w:val="24"/>
                      <w:lang w:val="en-IN" w:eastAsia="en-IN"/>
                    </w:rPr>
                  </w:pPr>
                  <w:ins w:author="Sachin Kumbhar" w:date="2026-09-04T12:30:00Z" w16du:dateUtc="2026-09-04T07:00:00Z" w:id="727">
                    <w:r>
                      <w:rPr>
                        <w:sz w:val="24"/>
                        <w:szCs w:val="24"/>
                        <w:lang w:val="en-IN" w:eastAsia="en-IN"/>
                      </w:rPr>
                      <w:t xml:space="preserve">200 </w:t>
                    </w:r>
                    <w:r w:rsidRPr="005200BE">
                      <w:rPr>
                        <w:sz w:val="24"/>
                        <w:szCs w:val="24"/>
                        <w:lang w:val="en-IN" w:eastAsia="en-IN"/>
                      </w:rPr>
                      <w:t xml:space="preserve">– </w:t>
                    </w:r>
                    <w:r>
                      <w:rPr>
                        <w:sz w:val="24"/>
                        <w:szCs w:val="24"/>
                        <w:lang w:val="en-IN" w:eastAsia="en-IN"/>
                      </w:rPr>
                      <w:t>600</w:t>
                    </w:r>
                  </w:ins>
                </w:p>
              </w:tc>
              <w:tc>
                <w:tcPr>
                  <w:tcW w:w="0" w:type="auto"/>
                </w:tcPr>
                <w:p w:rsidRPr="00C84839" w:rsidR="00B955D4" w:rsidP="00B955D4" w:rsidRDefault="00B955D4" w14:paraId="4312676F" w14:textId="77777777">
                  <w:pPr>
                    <w:pStyle w:val="ListParagraph"/>
                    <w:numPr>
                      <w:ilvl w:val="0"/>
                      <w:numId w:val="24"/>
                    </w:numPr>
                    <w:jc w:val="center"/>
                    <w:rPr>
                      <w:ins w:author="Sachin Kumbhar" w:date="2026-09-04T12:30:00Z" w16du:dateUtc="2026-09-04T07:00:00Z" w:id="728"/>
                      <w:sz w:val="24"/>
                      <w:szCs w:val="24"/>
                      <w:lang w:val="en-IN" w:eastAsia="en-IN"/>
                    </w:rPr>
                  </w:pPr>
                  <w:ins w:author="Sachin Kumbhar" w:date="2026-09-04T12:30:00Z" w16du:dateUtc="2026-09-04T07:00:00Z" w:id="729">
                    <w:r w:rsidRPr="00C84839">
                      <w:rPr>
                        <w:sz w:val="24"/>
                        <w:szCs w:val="24"/>
                        <w:lang w:val="en-IN" w:eastAsia="en-IN"/>
                      </w:rPr>
                      <w:t>– 600</w:t>
                    </w:r>
                  </w:ins>
                </w:p>
              </w:tc>
            </w:tr>
          </w:tbl>
          <w:p w:rsidRPr="005F785B" w:rsidR="00B955D4" w:rsidP="005F785B" w:rsidRDefault="00B955D4" w14:paraId="31DB687B" w14:textId="77777777">
            <w:pPr>
              <w:jc w:val="both"/>
              <w:rPr>
                <w:ins w:author="Sachin Kumbhar" w:date="2026-09-04T12:07:00Z" w:id="730"/>
                <w:sz w:val="24"/>
                <w:szCs w:val="24"/>
              </w:rPr>
            </w:pPr>
          </w:p>
          <w:p w:rsidR="005F785B" w:rsidDel="001460D4" w:rsidP="005F785B" w:rsidRDefault="005F785B" w14:paraId="5D22CE6C" w14:textId="129F059A">
            <w:pPr>
              <w:jc w:val="both"/>
              <w:rPr>
                <w:del w:author="Dr. Tushar Savane" w:date="2026-09-04T17:33:00Z" w16du:dateUtc="2026-09-04T12:03:00Z" w:id="731"/>
                <w:sz w:val="24"/>
                <w:szCs w:val="24"/>
              </w:rPr>
            </w:pPr>
            <w:ins w:author="Sachin Kumbhar" w:date="2026-09-04T12:07:00Z" w:id="732">
              <w:del w:author="Dr. Tushar Savane" w:date="2026-09-04T17:33:00Z" w16du:dateUtc="2026-09-04T12:03:00Z" w:id="733">
                <w:r w:rsidRPr="005F785B" w:rsidDel="001460D4">
                  <w:rPr>
                    <w:sz w:val="24"/>
                    <w:szCs w:val="24"/>
                  </w:rPr>
                  <w:delText>Residual risk is acceptable for current manual vacuum-control system of needle valve. As this is not impacted onto the product quality attributes and process performance.</w:delText>
                </w:r>
              </w:del>
            </w:ins>
          </w:p>
          <w:p w:rsidR="001460D4" w:rsidP="005F785B" w:rsidRDefault="001460D4" w14:paraId="725BE095" w14:textId="77777777">
            <w:pPr>
              <w:jc w:val="both"/>
              <w:rPr>
                <w:ins w:author="Dr. Tushar Savane" w:date="2026-09-04T17:34:00Z" w16du:dateUtc="2026-09-04T12:04:00Z" w:id="734"/>
                <w:sz w:val="24"/>
                <w:szCs w:val="24"/>
              </w:rPr>
            </w:pPr>
          </w:p>
          <w:p w:rsidRPr="007C1EC5" w:rsidR="001460D4" w:rsidP="001460D4" w:rsidRDefault="001460D4" w14:paraId="259B88F0" w14:textId="77777777">
            <w:pPr>
              <w:jc w:val="both"/>
              <w:rPr>
                <w:ins w:author="Dr. Tushar Savane" w:date="2026-09-04T17:34:00Z" w16du:dateUtc="2026-09-04T12:04:00Z" w:id="735"/>
                <w:sz w:val="24"/>
                <w:szCs w:val="24"/>
                <w:lang w:val="en-IN"/>
              </w:rPr>
            </w:pPr>
            <w:ins w:author="Dr. Tushar Savane" w:date="2026-09-04T17:34:00Z" w16du:dateUtc="2026-09-04T12:04:00Z" w:id="736">
              <w:r w:rsidRPr="007C1EC5">
                <w:rPr>
                  <w:b/>
                  <w:bCs/>
                  <w:sz w:val="24"/>
                  <w:szCs w:val="24"/>
                  <w:lang w:val="en-IN"/>
                </w:rPr>
                <w:t>Note:</w:t>
              </w:r>
              <w:r w:rsidRPr="007C1EC5">
                <w:rPr>
                  <w:sz w:val="24"/>
                  <w:szCs w:val="24"/>
                  <w:lang w:val="en-IN"/>
                </w:rPr>
                <w:t xml:space="preserve"> Following manual adjustment of the vacuum-control needle valve during Primary Drying Step-1, the chamber vacuum shall be monitored for a stabilization period of 20 minutes. If the vacuum does not stabilize within the approved operating range during this period, the applicable QMS event-escalation procedure shall be initiated.</w:t>
              </w:r>
            </w:ins>
          </w:p>
          <w:p w:rsidR="001460D4" w:rsidDel="006220EF" w:rsidP="001460D4" w:rsidRDefault="001460D4" w14:paraId="5AE11309" w14:textId="77777777">
            <w:pPr>
              <w:jc w:val="both"/>
              <w:rPr>
                <w:del w:author="Sachin Kumbhar" w:date="2026-09-11T12:48:00Z" w16du:dateUtc="2026-09-11T07:18:00Z" w:id="737"/>
                <w:sz w:val="24"/>
                <w:szCs w:val="24"/>
              </w:rPr>
            </w:pPr>
            <w:ins w:author="Dr. Tushar Savane" w:date="2026-09-04T17:34:00Z" w16du:dateUtc="2026-09-04T12:04:00Z" w:id="738">
              <w:r w:rsidRPr="007C1EC5">
                <w:rPr>
                  <w:sz w:val="24"/>
                  <w:szCs w:val="24"/>
                  <w:lang w:val="en-IN"/>
                </w:rPr>
                <w:t>Based on the investigation findings and historical batch-trend review, the observed vacuum variation did not adversely affect the evaluated product quality attributes or process performance. Therefore, the residual risk associated with the current manual needle-valve vacuum-control system is considered acceptable, subject to implementation and effectiveness verification of the revised controls.</w:t>
              </w:r>
            </w:ins>
          </w:p>
          <w:p w:rsidRPr="006220EF" w:rsidR="005F785B" w:rsidP="005F785B" w:rsidRDefault="006220EF" w14:paraId="2C38775D" w14:textId="5E994E09">
            <w:pPr>
              <w:jc w:val="both"/>
              <w:rPr>
                <w:b/>
                <w:bCs/>
                <w:sz w:val="24"/>
                <w:szCs w:val="24"/>
                <w:rPrChange w:author="Sachin Kumbhar" w:date="2026-09-11T12:48:00Z" w16du:dateUtc="2026-09-11T07:18:00Z" w:id="739">
                  <w:rPr>
                    <w:sz w:val="24"/>
                    <w:szCs w:val="24"/>
                  </w:rPr>
                </w:rPrChange>
              </w:rPr>
            </w:pPr>
            <w:ins w:author="Sachin Kumbhar" w:date="2026-09-11T12:48:00Z" w16du:dateUtc="2026-09-11T07:18:00Z" w:id="740">
              <w:r w:rsidRPr="006220EF">
                <w:rPr>
                  <w:b/>
                  <w:bCs/>
                  <w:sz w:val="24"/>
                  <w:szCs w:val="24"/>
                  <w:rPrChange w:author="Sachin Kumbhar" w:date="2026-09-11T12:48:00Z" w16du:dateUtc="2026-09-11T07:18:00Z" w:id="741">
                    <w:rPr>
                      <w:sz w:val="24"/>
                      <w:szCs w:val="24"/>
                    </w:rPr>
                  </w:rPrChange>
                </w:rPr>
                <w:t>Long Term Action :</w:t>
              </w:r>
            </w:ins>
          </w:p>
          <w:p w:rsidRPr="00AE5B23" w:rsidR="006220EF" w:rsidP="006220EF" w:rsidRDefault="006220EF" w14:paraId="6895A20C" w14:textId="77777777">
            <w:pPr>
              <w:spacing w:after="160" w:line="259" w:lineRule="auto"/>
              <w:jc w:val="both"/>
              <w:rPr>
                <w:ins w:author="Sachin Kumbhar" w:date="2026-09-11T12:47:00Z" w16du:dateUtc="2026-09-11T07:17:00Z" w:id="742"/>
                <w:b/>
                <w:bCs/>
                <w:sz w:val="24"/>
                <w:szCs w:val="24"/>
              </w:rPr>
            </w:pPr>
            <w:ins w:author="Sachin Kumbhar" w:date="2026-09-11T12:47:00Z" w16du:dateUtc="2026-09-11T07:17:00Z" w:id="743">
              <w:r w:rsidRPr="00AE5B23">
                <w:rPr>
                  <w:b/>
                  <w:bCs/>
                  <w:sz w:val="24"/>
                  <w:szCs w:val="24"/>
                </w:rPr>
                <w:t>1. Evaluation and Implementation of Automated Vacuum Control System</w:t>
              </w:r>
            </w:ins>
          </w:p>
          <w:p w:rsidRPr="00AE5B23" w:rsidR="006220EF" w:rsidP="006220EF" w:rsidRDefault="006220EF" w14:paraId="4F769973" w14:textId="77777777">
            <w:pPr>
              <w:spacing w:after="160" w:line="259" w:lineRule="auto"/>
              <w:jc w:val="both"/>
              <w:rPr>
                <w:ins w:author="Sachin Kumbhar" w:date="2026-09-11T12:47:00Z" w16du:dateUtc="2026-09-11T07:17:00Z" w:id="744"/>
                <w:sz w:val="24"/>
                <w:szCs w:val="24"/>
              </w:rPr>
            </w:pPr>
            <w:commentRangeStart w:id="745"/>
            <w:commentRangeStart w:id="746"/>
            <w:ins w:author="Sachin Kumbhar" w:date="2026-09-11T12:47:00Z" w16du:dateUtc="2026-09-11T07:17:00Z" w:id="747">
              <w:r w:rsidRPr="410C70F7">
                <w:rPr>
                  <w:sz w:val="24"/>
                  <w:szCs w:val="24"/>
                </w:rPr>
                <w:t xml:space="preserve">An engineering evaluation shall be performed to assess the feasibility of implementing a highly precise automated MKS PID control valve for regulating chamber vacuum during all stages of the lyophilization cycle and </w:t>
              </w:r>
              <w:commentRangeEnd w:id="745"/>
              <w:r w:rsidRPr="410C70F7" w:rsidR="00C83C41">
                <w:rPr>
                  <w:rStyle w:val="CommentReference"/>
                  <w:sz w:val="24"/>
                  <w:szCs w:val="24"/>
                </w:rPr>
                <w:commentReference w:id="745"/>
              </w:r>
              <w:commentRangeEnd w:id="746"/>
              <w:r>
                <w:rPr>
                  <w:rStyle w:val="CommentReference"/>
                </w:rPr>
                <w:commentReference w:id="746"/>
              </w:r>
              <w:r w:rsidRPr="410C70F7">
                <w:rPr>
                  <w:sz w:val="24"/>
                  <w:szCs w:val="24"/>
                </w:rPr>
                <w:t>The automated vacuum control system considered a long term actionThe proposed automated control system will provide continuous and accurate vacuum regulation, thereby reducing dependence on manual needle-valve adjustment. Implementation of this control strategy is expected to minimize vacuum fluctuations associated with manual intervention, improve process stability, enhance compliance with approved operating limits, and improve overall process reliability and reproducibility.</w:t>
              </w:r>
            </w:ins>
          </w:p>
          <w:p w:rsidRPr="00AE5B23" w:rsidR="005F785B" w:rsidP="005F785B" w:rsidRDefault="005F785B" w14:paraId="2DE70555" w14:textId="4CCBB9AB">
            <w:pPr>
              <w:jc w:val="both"/>
            </w:pPr>
          </w:p>
        </w:tc>
      </w:tr>
      <w:tr w:rsidRPr="002920B1" w:rsidR="005F785B" w:rsidTr="257A5F30" w14:paraId="20F4130C" w14:textId="777777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289"/>
        </w:trPr>
        <w:tc>
          <w:tcPr>
            <w:tcW w:w="10440" w:type="dxa"/>
            <w:gridSpan w:val="4"/>
            <w:tcBorders>
              <w:top w:val="single" w:color="auto" w:sz="8" w:space="0"/>
              <w:left w:val="single" w:color="auto" w:sz="8" w:space="0"/>
              <w:bottom w:val="single" w:color="auto" w:sz="8" w:space="0"/>
              <w:right w:val="single" w:color="auto" w:sz="8" w:space="0"/>
            </w:tcBorders>
            <w:tcMar/>
            <w:vAlign w:val="center"/>
          </w:tcPr>
          <w:p w:rsidRPr="002920B1" w:rsidR="005F785B" w:rsidP="005F785B" w:rsidRDefault="005F785B" w14:paraId="1E7F9E99" w14:textId="77777777">
            <w:pPr>
              <w:spacing w:line="276" w:lineRule="auto"/>
              <w:jc w:val="both"/>
              <w:rPr>
                <w:b/>
                <w:sz w:val="24"/>
                <w:szCs w:val="24"/>
              </w:rPr>
            </w:pPr>
            <w:r w:rsidRPr="002920B1">
              <w:rPr>
                <w:b/>
                <w:sz w:val="24"/>
                <w:szCs w:val="24"/>
              </w:rPr>
              <w:t xml:space="preserve">List of Attachment: </w:t>
            </w:r>
          </w:p>
        </w:tc>
      </w:tr>
      <w:tr w:rsidRPr="002920B1" w:rsidR="005F785B" w:rsidTr="257A5F30" w14:paraId="35843756" w14:textId="777777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745"/>
        </w:trPr>
        <w:tc>
          <w:tcPr>
            <w:tcW w:w="10440" w:type="dxa"/>
            <w:gridSpan w:val="4"/>
            <w:tcBorders>
              <w:top w:val="single" w:color="auto" w:sz="8" w:space="0"/>
              <w:left w:val="single" w:color="auto" w:sz="8" w:space="0"/>
              <w:bottom w:val="single" w:color="auto" w:sz="8" w:space="0"/>
              <w:right w:val="single" w:color="auto" w:sz="8" w:space="0"/>
            </w:tcBorders>
            <w:tcMar/>
          </w:tcPr>
          <w:p w:rsidR="005F785B" w:rsidP="005F785B" w:rsidRDefault="005F785B" w14:paraId="30A13267" w14:textId="77777777">
            <w:pPr>
              <w:pStyle w:val="NormalWeb"/>
              <w:numPr>
                <w:ilvl w:val="0"/>
                <w:numId w:val="6"/>
              </w:numPr>
              <w:spacing w:line="276" w:lineRule="auto"/>
              <w:ind w:left="420"/>
              <w:rPr>
                <w:lang w:val="en-US"/>
              </w:rPr>
            </w:pPr>
            <w:r>
              <w:rPr>
                <w:lang w:val="en-US"/>
              </w:rPr>
              <w:t>Batch Trend reports of RIG25009, RIG25010, RIG25013, RIG25014, C072630015, C072630015, C072630016, C072630017.</w:t>
            </w:r>
          </w:p>
          <w:p w:rsidR="005F785B" w:rsidP="005F785B" w:rsidRDefault="005F785B" w14:paraId="538C6D75" w14:textId="77777777">
            <w:pPr>
              <w:pStyle w:val="NormalWeb"/>
              <w:numPr>
                <w:ilvl w:val="0"/>
                <w:numId w:val="6"/>
              </w:numPr>
              <w:spacing w:line="276" w:lineRule="auto"/>
              <w:ind w:left="420"/>
              <w:rPr>
                <w:lang w:val="en-US"/>
              </w:rPr>
            </w:pPr>
            <w:r>
              <w:rPr>
                <w:lang w:val="en-US"/>
              </w:rPr>
              <w:t xml:space="preserve"> Calibration certificates of Vaccum Transmitter (PE-0251)</w:t>
            </w:r>
          </w:p>
          <w:p w:rsidR="005F785B" w:rsidP="005F785B" w:rsidRDefault="005F785B" w14:paraId="5E3D9067" w14:textId="77777777">
            <w:pPr>
              <w:pStyle w:val="NormalWeb"/>
              <w:numPr>
                <w:ilvl w:val="0"/>
                <w:numId w:val="6"/>
              </w:numPr>
              <w:spacing w:line="276" w:lineRule="auto"/>
              <w:ind w:left="420"/>
              <w:rPr>
                <w:ins w:author="Sachin Kumbhar" w:date="2026-09-11T12:49:00Z" w16du:dateUtc="2026-09-11T07:19:00Z" w:id="748"/>
                <w:lang w:val="en-US"/>
              </w:rPr>
            </w:pPr>
            <w:r>
              <w:rPr>
                <w:lang w:val="en-US"/>
              </w:rPr>
              <w:t xml:space="preserve"> Batch trends of Shelf temperature and Product temperature of RIG 25014.</w:t>
            </w:r>
          </w:p>
          <w:p w:rsidRPr="002920B1" w:rsidR="00C83C41" w:rsidP="005F785B" w:rsidRDefault="00C83C41" w14:paraId="59D75928" w14:textId="37917BD5">
            <w:pPr>
              <w:pStyle w:val="NormalWeb"/>
              <w:numPr>
                <w:ilvl w:val="0"/>
                <w:numId w:val="6"/>
              </w:numPr>
              <w:spacing w:line="276" w:lineRule="auto"/>
              <w:ind w:left="420"/>
              <w:rPr>
                <w:lang w:val="en-US"/>
              </w:rPr>
            </w:pPr>
            <w:ins w:author="Sachin Kumbhar" w:date="2026-09-11T12:50:00Z" w16du:dateUtc="2026-09-11T07:20:00Z" w:id="749">
              <w:r>
                <w:rPr>
                  <w:lang w:val="en-US"/>
                </w:rPr>
                <w:t xml:space="preserve"> Justification Report for 20 minute vacuum stabilization/Needle valve adjustment and Proposed Controls.</w:t>
              </w:r>
            </w:ins>
          </w:p>
        </w:tc>
      </w:tr>
    </w:tbl>
    <w:p w:rsidRPr="002920B1" w:rsidR="00F54E0A" w:rsidP="002B4984" w:rsidRDefault="00F54E0A" w14:paraId="2CD1A1A6" w14:textId="480263FC">
      <w:pPr>
        <w:spacing w:line="276" w:lineRule="auto"/>
        <w:jc w:val="both"/>
        <w:rPr>
          <w:sz w:val="24"/>
          <w:szCs w:val="24"/>
        </w:rPr>
      </w:pPr>
    </w:p>
    <w:tbl>
      <w:tblPr>
        <w:tblpPr w:leftFromText="180" w:rightFromText="180" w:vertAnchor="text" w:horzAnchor="margin" w:tblpY="11"/>
        <w:tblW w:w="104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79"/>
        <w:gridCol w:w="2146"/>
        <w:gridCol w:w="2069"/>
        <w:gridCol w:w="2069"/>
        <w:gridCol w:w="2194"/>
      </w:tblGrid>
      <w:tr w:rsidRPr="002920B1" w:rsidR="00895EE0" w:rsidTr="004057F2" w14:paraId="38F6B9F3" w14:textId="77777777">
        <w:trPr>
          <w:trHeight w:val="812"/>
        </w:trPr>
        <w:tc>
          <w:tcPr>
            <w:tcW w:w="1980" w:type="dxa"/>
            <w:vAlign w:val="center"/>
          </w:tcPr>
          <w:p w:rsidRPr="002920B1" w:rsidR="00895EE0" w:rsidP="002B4984" w:rsidRDefault="00895EE0" w14:paraId="53FB78D5" w14:textId="77777777">
            <w:pPr>
              <w:pStyle w:val="Header"/>
              <w:tabs>
                <w:tab w:val="center" w:pos="4802"/>
              </w:tabs>
              <w:spacing w:line="276" w:lineRule="auto"/>
              <w:jc w:val="center"/>
              <w:rPr>
                <w:b/>
                <w:bCs/>
                <w:iCs/>
                <w:sz w:val="24"/>
                <w:szCs w:val="24"/>
              </w:rPr>
            </w:pPr>
            <w:r w:rsidRPr="002920B1">
              <w:rPr>
                <w:b/>
                <w:bCs/>
                <w:iCs/>
                <w:sz w:val="24"/>
                <w:szCs w:val="24"/>
              </w:rPr>
              <w:t>Prepared By</w:t>
            </w:r>
          </w:p>
          <w:p w:rsidRPr="002920B1" w:rsidR="00895EE0" w:rsidP="00805FF4" w:rsidRDefault="00895EE0" w14:paraId="3767A820" w14:textId="707A1169">
            <w:pPr>
              <w:pStyle w:val="Header"/>
              <w:tabs>
                <w:tab w:val="center" w:pos="4802"/>
              </w:tabs>
              <w:spacing w:line="276" w:lineRule="auto"/>
              <w:jc w:val="center"/>
              <w:rPr>
                <w:b/>
                <w:bCs/>
                <w:iCs/>
                <w:sz w:val="24"/>
                <w:szCs w:val="24"/>
              </w:rPr>
            </w:pPr>
            <w:r w:rsidRPr="002920B1">
              <w:rPr>
                <w:b/>
                <w:bCs/>
                <w:iCs/>
                <w:sz w:val="24"/>
                <w:szCs w:val="24"/>
              </w:rPr>
              <w:t>EU</w:t>
            </w:r>
          </w:p>
          <w:p w:rsidRPr="002920B1" w:rsidR="00895EE0" w:rsidP="002B4984" w:rsidRDefault="00895EE0" w14:paraId="41BF5D94" w14:textId="77777777">
            <w:pPr>
              <w:pStyle w:val="Header"/>
              <w:tabs>
                <w:tab w:val="center" w:pos="4802"/>
              </w:tabs>
              <w:spacing w:line="276" w:lineRule="auto"/>
              <w:ind w:left="-113"/>
              <w:jc w:val="center"/>
              <w:rPr>
                <w:b/>
                <w:bCs/>
                <w:iCs/>
                <w:sz w:val="24"/>
                <w:szCs w:val="24"/>
              </w:rPr>
            </w:pPr>
            <w:r w:rsidRPr="002920B1">
              <w:rPr>
                <w:b/>
                <w:bCs/>
                <w:iCs/>
                <w:sz w:val="24"/>
                <w:szCs w:val="24"/>
              </w:rPr>
              <w:t>(Sign. &amp; Date)</w:t>
            </w:r>
          </w:p>
        </w:tc>
        <w:tc>
          <w:tcPr>
            <w:tcW w:w="2146" w:type="dxa"/>
            <w:vAlign w:val="center"/>
          </w:tcPr>
          <w:p w:rsidRPr="002920B1" w:rsidR="00895EE0" w:rsidP="002B4984" w:rsidRDefault="00895EE0" w14:paraId="6575BB9F" w14:textId="77777777">
            <w:pPr>
              <w:pStyle w:val="Header"/>
              <w:tabs>
                <w:tab w:val="center" w:pos="4802"/>
              </w:tabs>
              <w:spacing w:line="276" w:lineRule="auto"/>
              <w:jc w:val="center"/>
              <w:rPr>
                <w:b/>
                <w:bCs/>
                <w:iCs/>
                <w:sz w:val="24"/>
                <w:szCs w:val="24"/>
              </w:rPr>
            </w:pPr>
            <w:r w:rsidRPr="002920B1">
              <w:rPr>
                <w:b/>
                <w:bCs/>
                <w:iCs/>
                <w:sz w:val="24"/>
                <w:szCs w:val="24"/>
              </w:rPr>
              <w:t>Reviewed By</w:t>
            </w:r>
          </w:p>
          <w:p w:rsidRPr="002920B1" w:rsidR="00895EE0" w:rsidP="00805FF4" w:rsidRDefault="00895EE0" w14:paraId="1EA9B1F6" w14:textId="2B26F431">
            <w:pPr>
              <w:pStyle w:val="Header"/>
              <w:tabs>
                <w:tab w:val="center" w:pos="4802"/>
              </w:tabs>
              <w:spacing w:line="276" w:lineRule="auto"/>
              <w:jc w:val="center"/>
              <w:rPr>
                <w:b/>
                <w:bCs/>
                <w:iCs/>
                <w:sz w:val="24"/>
                <w:szCs w:val="24"/>
              </w:rPr>
            </w:pPr>
            <w:r w:rsidRPr="002920B1">
              <w:rPr>
                <w:b/>
                <w:bCs/>
                <w:iCs/>
                <w:sz w:val="24"/>
                <w:szCs w:val="24"/>
              </w:rPr>
              <w:t>EU</w:t>
            </w:r>
          </w:p>
          <w:p w:rsidRPr="002920B1" w:rsidR="00895EE0" w:rsidP="002B4984" w:rsidRDefault="00895EE0" w14:paraId="07F8F431" w14:textId="39CFF39D">
            <w:pPr>
              <w:pStyle w:val="Header"/>
              <w:tabs>
                <w:tab w:val="center" w:pos="4802"/>
              </w:tabs>
              <w:spacing w:line="276" w:lineRule="auto"/>
              <w:ind w:left="-76"/>
              <w:jc w:val="center"/>
              <w:rPr>
                <w:b/>
                <w:bCs/>
                <w:iCs/>
                <w:sz w:val="24"/>
                <w:szCs w:val="24"/>
              </w:rPr>
            </w:pPr>
            <w:r w:rsidRPr="002920B1">
              <w:rPr>
                <w:b/>
                <w:bCs/>
                <w:iCs/>
                <w:sz w:val="24"/>
                <w:szCs w:val="24"/>
              </w:rPr>
              <w:t>(Sign. &amp;Date)</w:t>
            </w:r>
          </w:p>
        </w:tc>
        <w:tc>
          <w:tcPr>
            <w:tcW w:w="0" w:type="auto"/>
            <w:vAlign w:val="center"/>
          </w:tcPr>
          <w:p w:rsidRPr="002920B1" w:rsidR="00895EE0" w:rsidP="002B4984" w:rsidRDefault="00895EE0" w14:paraId="516AC059" w14:textId="77777777">
            <w:pPr>
              <w:pStyle w:val="Header"/>
              <w:tabs>
                <w:tab w:val="center" w:pos="4802"/>
              </w:tabs>
              <w:spacing w:line="276" w:lineRule="auto"/>
              <w:jc w:val="center"/>
              <w:rPr>
                <w:b/>
                <w:bCs/>
                <w:iCs/>
                <w:sz w:val="24"/>
                <w:szCs w:val="24"/>
              </w:rPr>
            </w:pPr>
            <w:r w:rsidRPr="002920B1">
              <w:rPr>
                <w:b/>
                <w:bCs/>
                <w:iCs/>
                <w:sz w:val="24"/>
                <w:szCs w:val="24"/>
              </w:rPr>
              <w:t>Reviewed By</w:t>
            </w:r>
          </w:p>
          <w:p w:rsidRPr="002920B1" w:rsidR="00895EE0" w:rsidP="002B4984" w:rsidRDefault="00895EE0" w14:paraId="5F02571C" w14:textId="35A1740F">
            <w:pPr>
              <w:pStyle w:val="Header"/>
              <w:tabs>
                <w:tab w:val="center" w:pos="4802"/>
              </w:tabs>
              <w:spacing w:line="276" w:lineRule="auto"/>
              <w:jc w:val="center"/>
              <w:rPr>
                <w:b/>
                <w:bCs/>
                <w:iCs/>
                <w:sz w:val="24"/>
                <w:szCs w:val="24"/>
              </w:rPr>
            </w:pPr>
            <w:r w:rsidRPr="002920B1">
              <w:rPr>
                <w:b/>
                <w:bCs/>
                <w:iCs/>
                <w:sz w:val="24"/>
                <w:szCs w:val="24"/>
              </w:rPr>
              <w:t>Production</w:t>
            </w:r>
          </w:p>
          <w:p w:rsidRPr="002920B1" w:rsidR="00895EE0" w:rsidP="002B4984" w:rsidRDefault="00895EE0" w14:paraId="3B4D40C3" w14:textId="4CF66795">
            <w:pPr>
              <w:pStyle w:val="Header"/>
              <w:tabs>
                <w:tab w:val="center" w:pos="4802"/>
              </w:tabs>
              <w:spacing w:line="276" w:lineRule="auto"/>
              <w:jc w:val="center"/>
              <w:rPr>
                <w:b/>
                <w:bCs/>
                <w:iCs/>
                <w:sz w:val="24"/>
                <w:szCs w:val="24"/>
              </w:rPr>
            </w:pPr>
            <w:r w:rsidRPr="002920B1">
              <w:rPr>
                <w:b/>
                <w:bCs/>
                <w:iCs/>
                <w:sz w:val="24"/>
                <w:szCs w:val="24"/>
              </w:rPr>
              <w:t>(Sign. &amp; Date)</w:t>
            </w:r>
          </w:p>
        </w:tc>
        <w:tc>
          <w:tcPr>
            <w:tcW w:w="0" w:type="auto"/>
            <w:vAlign w:val="center"/>
          </w:tcPr>
          <w:p w:rsidRPr="002920B1" w:rsidR="00895EE0" w:rsidP="00805FF4" w:rsidRDefault="00895EE0" w14:paraId="56520256" w14:textId="77777777">
            <w:pPr>
              <w:pStyle w:val="Header"/>
              <w:tabs>
                <w:tab w:val="center" w:pos="4802"/>
              </w:tabs>
              <w:spacing w:line="276" w:lineRule="auto"/>
              <w:jc w:val="center"/>
              <w:rPr>
                <w:b/>
                <w:bCs/>
                <w:iCs/>
                <w:sz w:val="24"/>
                <w:szCs w:val="24"/>
              </w:rPr>
            </w:pPr>
            <w:r w:rsidRPr="002920B1">
              <w:rPr>
                <w:b/>
                <w:bCs/>
                <w:iCs/>
                <w:sz w:val="24"/>
                <w:szCs w:val="24"/>
              </w:rPr>
              <w:t>Reviewed By</w:t>
            </w:r>
          </w:p>
          <w:p w:rsidRPr="002920B1" w:rsidR="00895EE0" w:rsidP="00805FF4" w:rsidRDefault="00895EE0" w14:paraId="23307FED" w14:textId="77777777">
            <w:pPr>
              <w:pStyle w:val="Header"/>
              <w:tabs>
                <w:tab w:val="center" w:pos="4802"/>
              </w:tabs>
              <w:spacing w:line="276" w:lineRule="auto"/>
              <w:jc w:val="center"/>
              <w:rPr>
                <w:b/>
                <w:bCs/>
                <w:iCs/>
                <w:sz w:val="24"/>
                <w:szCs w:val="24"/>
              </w:rPr>
            </w:pPr>
            <w:r w:rsidRPr="002920B1">
              <w:rPr>
                <w:b/>
                <w:bCs/>
                <w:iCs/>
                <w:sz w:val="24"/>
                <w:szCs w:val="24"/>
              </w:rPr>
              <w:t>QA</w:t>
            </w:r>
          </w:p>
          <w:p w:rsidRPr="002920B1" w:rsidR="00895EE0" w:rsidP="00805FF4" w:rsidRDefault="00895EE0" w14:paraId="70C97438" w14:textId="16A8630B">
            <w:pPr>
              <w:pStyle w:val="Header"/>
              <w:tabs>
                <w:tab w:val="center" w:pos="4802"/>
              </w:tabs>
              <w:spacing w:line="276" w:lineRule="auto"/>
              <w:jc w:val="center"/>
              <w:rPr>
                <w:b/>
                <w:bCs/>
                <w:iCs/>
                <w:sz w:val="24"/>
                <w:szCs w:val="24"/>
              </w:rPr>
            </w:pPr>
            <w:r w:rsidRPr="002920B1">
              <w:rPr>
                <w:b/>
                <w:bCs/>
                <w:iCs/>
                <w:sz w:val="24"/>
                <w:szCs w:val="24"/>
              </w:rPr>
              <w:t>(Sign. &amp; Date)</w:t>
            </w:r>
          </w:p>
        </w:tc>
        <w:tc>
          <w:tcPr>
            <w:tcW w:w="0" w:type="auto"/>
            <w:vAlign w:val="center"/>
          </w:tcPr>
          <w:p w:rsidRPr="002920B1" w:rsidR="00895EE0" w:rsidP="002B4984" w:rsidRDefault="00895EE0" w14:paraId="3435B1B9" w14:textId="2A30F48A">
            <w:pPr>
              <w:pStyle w:val="Header"/>
              <w:tabs>
                <w:tab w:val="center" w:pos="4802"/>
              </w:tabs>
              <w:spacing w:line="276" w:lineRule="auto"/>
              <w:jc w:val="center"/>
              <w:rPr>
                <w:b/>
                <w:bCs/>
                <w:iCs/>
                <w:sz w:val="24"/>
                <w:szCs w:val="24"/>
              </w:rPr>
            </w:pPr>
            <w:r w:rsidRPr="002920B1">
              <w:rPr>
                <w:b/>
                <w:bCs/>
                <w:iCs/>
                <w:sz w:val="24"/>
                <w:szCs w:val="24"/>
              </w:rPr>
              <w:t>Approved By</w:t>
            </w:r>
          </w:p>
          <w:p w:rsidRPr="002920B1" w:rsidR="00895EE0" w:rsidP="002B4984" w:rsidRDefault="00895EE0" w14:paraId="58CE033B" w14:textId="0AEAF343">
            <w:pPr>
              <w:pStyle w:val="Header"/>
              <w:tabs>
                <w:tab w:val="center" w:pos="4802"/>
              </w:tabs>
              <w:spacing w:line="276" w:lineRule="auto"/>
              <w:jc w:val="center"/>
              <w:rPr>
                <w:b/>
                <w:bCs/>
                <w:iCs/>
                <w:sz w:val="24"/>
                <w:szCs w:val="24"/>
              </w:rPr>
            </w:pPr>
            <w:r w:rsidRPr="002920B1">
              <w:rPr>
                <w:b/>
                <w:bCs/>
                <w:iCs/>
                <w:sz w:val="24"/>
                <w:szCs w:val="24"/>
              </w:rPr>
              <w:t>QA</w:t>
            </w:r>
          </w:p>
          <w:p w:rsidRPr="002920B1" w:rsidR="00895EE0" w:rsidP="002B4984" w:rsidRDefault="00895EE0" w14:paraId="725EC69F" w14:textId="77777777">
            <w:pPr>
              <w:pStyle w:val="Header"/>
              <w:tabs>
                <w:tab w:val="center" w:pos="4802"/>
              </w:tabs>
              <w:spacing w:line="276" w:lineRule="auto"/>
              <w:ind w:left="816" w:hanging="959"/>
              <w:jc w:val="center"/>
              <w:rPr>
                <w:b/>
                <w:bCs/>
                <w:iCs/>
                <w:sz w:val="24"/>
                <w:szCs w:val="24"/>
              </w:rPr>
            </w:pPr>
            <w:r w:rsidRPr="002920B1">
              <w:rPr>
                <w:b/>
                <w:bCs/>
                <w:iCs/>
                <w:sz w:val="24"/>
                <w:szCs w:val="24"/>
              </w:rPr>
              <w:t>(Sign. &amp;Date)</w:t>
            </w:r>
          </w:p>
        </w:tc>
      </w:tr>
      <w:tr w:rsidRPr="002920B1" w:rsidR="00895EE0" w:rsidTr="004057F2" w14:paraId="2EBAA236" w14:textId="77777777">
        <w:trPr>
          <w:trHeight w:val="1161"/>
        </w:trPr>
        <w:tc>
          <w:tcPr>
            <w:tcW w:w="1980" w:type="dxa"/>
            <w:vAlign w:val="center"/>
          </w:tcPr>
          <w:p w:rsidRPr="002920B1" w:rsidR="00895EE0" w:rsidP="002B4984" w:rsidRDefault="00895EE0" w14:paraId="6C48603D" w14:textId="77777777">
            <w:pPr>
              <w:pStyle w:val="Header"/>
              <w:tabs>
                <w:tab w:val="center" w:pos="4802"/>
              </w:tabs>
              <w:spacing w:line="276" w:lineRule="auto"/>
              <w:ind w:hanging="720"/>
              <w:jc w:val="both"/>
              <w:rPr>
                <w:b/>
                <w:bCs/>
                <w:iCs/>
                <w:sz w:val="24"/>
                <w:szCs w:val="24"/>
              </w:rPr>
            </w:pPr>
          </w:p>
        </w:tc>
        <w:tc>
          <w:tcPr>
            <w:tcW w:w="2146" w:type="dxa"/>
            <w:vAlign w:val="center"/>
          </w:tcPr>
          <w:p w:rsidRPr="002920B1" w:rsidR="00895EE0" w:rsidP="002B4984" w:rsidRDefault="00895EE0" w14:paraId="2FA0F082" w14:textId="77777777">
            <w:pPr>
              <w:pStyle w:val="Header"/>
              <w:tabs>
                <w:tab w:val="center" w:pos="4802"/>
              </w:tabs>
              <w:spacing w:line="276" w:lineRule="auto"/>
              <w:jc w:val="both"/>
              <w:rPr>
                <w:b/>
                <w:bCs/>
                <w:iCs/>
                <w:sz w:val="24"/>
                <w:szCs w:val="24"/>
              </w:rPr>
            </w:pPr>
          </w:p>
        </w:tc>
        <w:tc>
          <w:tcPr>
            <w:tcW w:w="0" w:type="auto"/>
          </w:tcPr>
          <w:p w:rsidRPr="002920B1" w:rsidR="00895EE0" w:rsidP="002B4984" w:rsidRDefault="00895EE0" w14:paraId="112AC191" w14:textId="77777777">
            <w:pPr>
              <w:pStyle w:val="Header"/>
              <w:tabs>
                <w:tab w:val="center" w:pos="4802"/>
              </w:tabs>
              <w:spacing w:line="276" w:lineRule="auto"/>
              <w:ind w:hanging="720"/>
              <w:jc w:val="both"/>
              <w:rPr>
                <w:b/>
                <w:bCs/>
                <w:iCs/>
                <w:sz w:val="24"/>
                <w:szCs w:val="24"/>
              </w:rPr>
            </w:pPr>
          </w:p>
        </w:tc>
        <w:tc>
          <w:tcPr>
            <w:tcW w:w="0" w:type="auto"/>
          </w:tcPr>
          <w:p w:rsidRPr="002920B1" w:rsidR="00895EE0" w:rsidP="002B4984" w:rsidRDefault="00895EE0" w14:paraId="6FCC3FDA" w14:textId="77777777">
            <w:pPr>
              <w:pStyle w:val="Header"/>
              <w:tabs>
                <w:tab w:val="center" w:pos="4802"/>
              </w:tabs>
              <w:spacing w:line="276" w:lineRule="auto"/>
              <w:ind w:hanging="720"/>
              <w:jc w:val="both"/>
              <w:rPr>
                <w:b/>
                <w:bCs/>
                <w:iCs/>
                <w:sz w:val="24"/>
                <w:szCs w:val="24"/>
              </w:rPr>
            </w:pPr>
          </w:p>
        </w:tc>
        <w:tc>
          <w:tcPr>
            <w:tcW w:w="0" w:type="auto"/>
            <w:vAlign w:val="center"/>
          </w:tcPr>
          <w:p w:rsidRPr="002920B1" w:rsidR="00895EE0" w:rsidP="002B4984" w:rsidRDefault="00895EE0" w14:paraId="643DB7A2" w14:textId="3FEF8D49">
            <w:pPr>
              <w:pStyle w:val="Header"/>
              <w:tabs>
                <w:tab w:val="center" w:pos="4802"/>
              </w:tabs>
              <w:spacing w:line="276" w:lineRule="auto"/>
              <w:ind w:hanging="720"/>
              <w:jc w:val="both"/>
              <w:rPr>
                <w:b/>
                <w:bCs/>
                <w:iCs/>
                <w:sz w:val="24"/>
                <w:szCs w:val="24"/>
              </w:rPr>
            </w:pPr>
          </w:p>
        </w:tc>
      </w:tr>
    </w:tbl>
    <w:p w:rsidRPr="00E623A9" w:rsidR="00BC4E3C" w:rsidP="002B4984" w:rsidRDefault="00BC4E3C" w14:paraId="6B66F2E7" w14:textId="77777777">
      <w:pPr>
        <w:spacing w:line="276" w:lineRule="auto"/>
        <w:jc w:val="both"/>
        <w:rPr>
          <w:sz w:val="24"/>
          <w:szCs w:val="24"/>
          <w:lang w:val="en-IN"/>
        </w:rPr>
      </w:pPr>
    </w:p>
    <w:sectPr w:rsidRPr="00E623A9" w:rsidR="00BC4E3C" w:rsidSect="00893CF5">
      <w:headerReference w:type="default" r:id="rId15"/>
      <w:footerReference w:type="default" r:id="rId16"/>
      <w:pgSz w:w="11909" w:h="16834" w:orient="portrait" w:code="9"/>
      <w:pgMar w:top="720" w:right="720" w:bottom="720" w:left="720" w:header="720" w:footer="1008"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C" w:author="Aleksandar Cvetkovic" w:date="2026-08-31T18:12:00Z" w:id="1">
    <w:p w:rsidR="00CC691D" w:rsidRDefault="00333155" w14:paraId="32631635" w14:textId="4E87C363">
      <w:pPr>
        <w:pStyle w:val="CommentText"/>
      </w:pPr>
      <w:r>
        <w:rPr>
          <w:rStyle w:val="CommentReference"/>
        </w:rPr>
        <w:annotationRef/>
      </w:r>
      <w:r w:rsidRPr="271E03CA">
        <w:t>Please reconcile the event date, minimum pressure and excursion duration throughout the investigation. The report currently identifies both 22/05 and 23/05, 180.5 and 192.4 µbar, and 7 and 10 minutes for the same event. Please confirm the values from the source data and use them consistently throughout the report.</w:t>
      </w:r>
    </w:p>
  </w:comment>
  <w:comment w:initials="SK" w:author="Sachin Kumbhar" w:date="2026-09-02T13:51:00Z" w:id="2">
    <w:p w:rsidR="004B41C5" w:rsidP="004B41C5" w:rsidRDefault="006D48D8" w14:paraId="66860ED1" w14:textId="77777777">
      <w:pPr>
        <w:pStyle w:val="CommentText"/>
      </w:pPr>
      <w:r>
        <w:rPr>
          <w:rStyle w:val="CommentReference"/>
        </w:rPr>
        <w:annotationRef/>
      </w:r>
      <w:r w:rsidR="004B41C5">
        <w:t>Reconsiled the Event date and lowest vaccum with excursion time updated in  investigation report as per Lyophilizer RIG25014 Report.</w:t>
      </w:r>
    </w:p>
  </w:comment>
  <w:comment w:initials="AC" w:author="Aleksandar Cvetkovic" w:date="2026-09-04T09:40:00Z" w:id="3">
    <w:p w:rsidR="00B419DF" w:rsidRDefault="00B419DF" w14:paraId="4E8231DF" w14:textId="6CAE0658">
      <w:pPr>
        <w:pStyle w:val="CommentText"/>
      </w:pPr>
      <w:r>
        <w:rPr>
          <w:rStyle w:val="CommentReference"/>
        </w:rPr>
        <w:annotationRef/>
      </w:r>
      <w:r w:rsidRPr="394F44FE">
        <w:t>The event duration remains inconsistent. Page 1 states 20:59:11–21:06:11 and 8 minutes, Page 2 states approximately 10 minutes, and the historical table states 7 minutes. Please reconcile the elapsed duration and number of recorded data points and apply the same description throughout.</w:t>
      </w:r>
    </w:p>
  </w:comment>
  <w:comment w:initials="AK" w:author="Akash Kengar" w:date="2026-09-12T08:42:00Z" w:id="4">
    <w:p w:rsidR="00E65D76" w:rsidP="00E65D76" w:rsidRDefault="00E65D76" w14:paraId="653E7481" w14:textId="77777777">
      <w:pPr>
        <w:pStyle w:val="CommentText"/>
      </w:pPr>
      <w:r>
        <w:rPr>
          <w:rStyle w:val="CommentReference"/>
        </w:rPr>
        <w:annotationRef/>
      </w:r>
      <w:r>
        <w:t xml:space="preserve">Reconciled and updated on page 02 </w:t>
      </w:r>
    </w:p>
  </w:comment>
  <w:comment w:initials="AC" w:author="Aleksandar Cvetkovic" w:date="2026-08-31T18:18:00Z" w:id="11">
    <w:p w:rsidR="0024180A" w:rsidRDefault="0024180A" w14:paraId="768D82C7" w14:textId="77777777">
      <w:pPr>
        <w:pStyle w:val="CommentText"/>
      </w:pPr>
      <w:r>
        <w:rPr>
          <w:rStyle w:val="CommentReference"/>
        </w:rPr>
        <w:annotationRef/>
      </w:r>
      <w:r w:rsidRPr="6A822DDD">
        <w:t>Is this a micro or mili bar. Verify the units for P1 and P2 alarm settings. “mbar” appears inconsistent with the other chamber pressure values and the executed recipe.  Please check the entire document.</w:t>
      </w:r>
    </w:p>
  </w:comment>
  <w:comment w:initials="SK" w:author="Sachin Kumbhar" w:date="2026-09-02T13:52:00Z" w:id="12">
    <w:p w:rsidR="0024180A" w:rsidP="008F2F8A" w:rsidRDefault="0024180A" w14:paraId="2DDF0AEC" w14:textId="77777777">
      <w:pPr>
        <w:pStyle w:val="CommentText"/>
      </w:pPr>
      <w:r>
        <w:rPr>
          <w:rStyle w:val="CommentReference"/>
        </w:rPr>
        <w:annotationRef/>
      </w:r>
      <w:r>
        <w:t xml:space="preserve">Checked and updated the documents as </w:t>
      </w:r>
      <w:r>
        <w:rPr>
          <w:lang w:val="en-IN"/>
        </w:rPr>
        <w:t>µbar in all investigation report</w:t>
      </w:r>
    </w:p>
  </w:comment>
  <w:comment w:initials="AC" w:author="Aleksandar Cvetkovic" w:date="2026-08-31T18:17:00Z" w:id="38">
    <w:p w:rsidR="00CC691D" w:rsidRDefault="00333155" w14:paraId="382671F8" w14:textId="4BE7DDD0">
      <w:pPr>
        <w:pStyle w:val="CommentText"/>
      </w:pPr>
      <w:r>
        <w:rPr>
          <w:rStyle w:val="CommentReference"/>
        </w:rPr>
        <w:annotationRef/>
      </w:r>
      <w:r w:rsidRPr="4509F6E9">
        <w:t>Please also confirm the calibration status and applicable calibrated range/accuracy of the chamber pressure sensor used for this assessment, particularly at the lower pressures observed during the excursion.</w:t>
      </w:r>
    </w:p>
  </w:comment>
  <w:comment w:initials="SK" w:author="Sachin Kumbhar" w:date="2026-09-02T14:08:00Z" w:id="39">
    <w:p w:rsidR="004B00BC" w:rsidP="004B00BC" w:rsidRDefault="004B00BC" w14:paraId="4D083D75" w14:textId="77777777">
      <w:pPr>
        <w:pStyle w:val="CommentText"/>
      </w:pPr>
      <w:r>
        <w:rPr>
          <w:rStyle w:val="CommentReference"/>
        </w:rPr>
        <w:annotationRef/>
      </w:r>
      <w:r>
        <w:t>Calibration status verified and certificates attached with reference given in investigation report</w:t>
      </w:r>
    </w:p>
  </w:comment>
  <w:comment w:initials="SK" w:author="Sachin Kumbhar" w:date="2026-09-04T12:52:00Z" w:id="140">
    <w:p w:rsidR="000C2394" w:rsidP="000C2394" w:rsidRDefault="000C2394" w14:paraId="01BAB608" w14:textId="77777777">
      <w:pPr>
        <w:pStyle w:val="CommentText"/>
      </w:pPr>
      <w:r>
        <w:rPr>
          <w:rStyle w:val="CommentReference"/>
        </w:rPr>
        <w:annotationRef/>
      </w:r>
      <w:r>
        <w:t>Removing this row as the observed vaccum excursion is within the approved specified limit.</w:t>
      </w:r>
    </w:p>
  </w:comment>
  <w:comment w:initials="AC" w:author="Aleksandar Cvetkovic" w:date="2026-09-04T09:47:00Z" w:id="141">
    <w:p w:rsidR="00B419DF" w:rsidRDefault="00B419DF" w14:paraId="5D60C3B2" w14:textId="4BCE6BD9">
      <w:pPr>
        <w:pStyle w:val="CommentText"/>
      </w:pPr>
      <w:r>
        <w:rPr>
          <w:rStyle w:val="CommentReference"/>
        </w:rPr>
        <w:annotationRef/>
      </w:r>
      <w:r w:rsidRPr="4DD53D24">
        <w:t>Please verify the operating ranges used in the historical batch table. Several entries listed as Primary Drying Step 2 are assessed against 480–720 µbar, while the proposed control strategy shows Step 2 as 650–950 µbar and Step 3 as 480–720 µbar. Please correct the table as needed and confirm that each historical excursion is assessed against the applicable range for that batch and step.</w:t>
      </w:r>
    </w:p>
  </w:comment>
  <w:comment w:initials="AC" w:author="Aleksandar Cvetkovic" w:date="2026-08-31T18:01:00Z" w:id="168">
    <w:p w:rsidR="00C93396" w:rsidRDefault="00C93396" w14:paraId="5C73D281" w14:textId="17561FE5">
      <w:pPr>
        <w:pStyle w:val="CommentText"/>
      </w:pPr>
      <w:r>
        <w:rPr>
          <w:rStyle w:val="CommentReference"/>
        </w:rPr>
        <w:annotationRef/>
      </w:r>
      <w:r w:rsidRPr="73C0E75F">
        <w:t>Please correct/clarify the historical table to distinguish recipe setpoint, controlling band and approved operating range applicable at the time each batch was executed. A value of 800 µbar appears to represent a setpoint rather than a “specified range.” Historical excursions should be assessed against the approved requirements applicable to each respective batch, particularly where the operating ranges were subsequently revised through prior CAPA.</w:t>
      </w:r>
    </w:p>
  </w:comment>
  <w:comment w:initials="SK" w:author="Sachin Kumbhar" w:date="2026-09-03T14:50:00Z" w:id="169">
    <w:p w:rsidR="00C93396" w:rsidP="00301A60" w:rsidRDefault="00C93396" w14:paraId="0C94E76D" w14:textId="50E367D4">
      <w:pPr>
        <w:pStyle w:val="CommentText"/>
      </w:pPr>
      <w:r>
        <w:rPr>
          <w:rStyle w:val="CommentReference"/>
        </w:rPr>
        <w:annotationRef/>
      </w:r>
      <w:r>
        <w:t xml:space="preserve">Batch No.23001,23008 and 24003 executed as per  specified range of </w:t>
      </w:r>
      <w:r>
        <w:rPr>
          <w:lang w:val="en-IN"/>
        </w:rPr>
        <w:t>500–1000 µbar  with setpoint of 800</w:t>
      </w:r>
      <w:r>
        <w:t xml:space="preserve"> µbar  Further. Operatig ranges are strenthen from RIG25009 against approved CAPA. Hence in Excursion table from RIG 25010 operationg ranges mentioned.</w:t>
      </w:r>
    </w:p>
  </w:comment>
  <w:comment w:initials="AC" w:author="Aleksandar Cvetkovic" w:date="2026-09-04T09:54:00Z" w:id="170">
    <w:p w:rsidR="00B419DF" w:rsidRDefault="00B419DF" w14:paraId="53893DE9" w14:textId="3BB5D7E8">
      <w:pPr>
        <w:pStyle w:val="CommentText"/>
      </w:pPr>
      <w:r>
        <w:rPr>
          <w:rStyle w:val="CommentReference"/>
        </w:rPr>
        <w:annotationRef/>
      </w:r>
      <w:r w:rsidRPr="5271E61A">
        <w:t>Please verify the operating ranges used in the historical batch table. Several entries listed as Primary Drying Step 2 are assessed against 480–720 µbar, while the proposed control strategy shows Step 2 as 650–950 µbar and Step 3 as 480–720 µbar. Please correct the table as needed and confirm that each historical excursion is assessed against the applicable range for that batch and step.</w:t>
      </w:r>
    </w:p>
  </w:comment>
  <w:comment w:initials="SK" w:author="Sachin Kumbhar" w:date="2026-09-11T12:25:00Z" w:id="171">
    <w:p w:rsidR="00205E59" w:rsidP="00205E59" w:rsidRDefault="00205E59" w14:paraId="4D42A652" w14:textId="77777777">
      <w:pPr>
        <w:pStyle w:val="CommentText"/>
      </w:pPr>
      <w:r>
        <w:rPr>
          <w:rStyle w:val="CommentReference"/>
        </w:rPr>
        <w:annotationRef/>
      </w:r>
      <w:r>
        <w:t>Verified and corrected</w:t>
      </w:r>
    </w:p>
  </w:comment>
  <w:comment w:initials="SK" w:author="Sachin Kumbhar" w:date="2026-09-11T18:39:00Z" w:id="213">
    <w:p w:rsidR="00E97985" w:rsidP="00E97985" w:rsidRDefault="00E97985" w14:paraId="542CCE35" w14:textId="77777777">
      <w:pPr>
        <w:pStyle w:val="CommentText"/>
      </w:pPr>
      <w:r>
        <w:rPr>
          <w:rStyle w:val="CommentReference"/>
        </w:rPr>
        <w:annotationRef/>
      </w:r>
      <w:r>
        <w:t>Removing this row as the observed vaccum excursion is within the approved specified limit.</w:t>
      </w:r>
    </w:p>
    <w:p w:rsidR="00E97985" w:rsidP="00E97985" w:rsidRDefault="00E97985" w14:paraId="4ADEF9D9" w14:textId="77777777">
      <w:pPr>
        <w:pStyle w:val="CommentText"/>
      </w:pPr>
    </w:p>
  </w:comment>
  <w:comment w:initials="SK" w:author="Sachin Kumbhar" w:date="2026-09-04T12:50:00Z" w:id="229">
    <w:p w:rsidR="000C2394" w:rsidP="000C2394" w:rsidRDefault="000C2394" w14:paraId="6895997F" w14:textId="77777777">
      <w:pPr>
        <w:pStyle w:val="CommentText"/>
      </w:pPr>
      <w:r>
        <w:rPr>
          <w:rStyle w:val="CommentReference"/>
        </w:rPr>
        <w:annotationRef/>
      </w:r>
      <w:r>
        <w:t>Removing this row as the observed vaccum excursion is within the approved specified limit.</w:t>
      </w:r>
    </w:p>
  </w:comment>
  <w:comment w:initials="SK" w:author="Sachin Kumbhar" w:date="2026-09-04T12:50:00Z" w:id="250">
    <w:p w:rsidR="000C2394" w:rsidP="000C2394" w:rsidRDefault="000C2394" w14:paraId="7651BD75" w14:textId="77777777">
      <w:pPr>
        <w:pStyle w:val="CommentText"/>
      </w:pPr>
      <w:r>
        <w:rPr>
          <w:rStyle w:val="CommentReference"/>
        </w:rPr>
        <w:annotationRef/>
      </w:r>
      <w:r>
        <w:t>Removing this row as the observed vaccum excursion is within the approved specified limit.</w:t>
      </w:r>
    </w:p>
  </w:comment>
  <w:comment w:initials="AC" w:author="Aleksandar Cvetkovic" w:date="2026-08-31T17:59:00Z" w:id="281">
    <w:p w:rsidR="00CC691D" w:rsidRDefault="00333155" w14:paraId="1A9063B1" w14:textId="4A59A65C">
      <w:pPr>
        <w:pStyle w:val="CommentText"/>
      </w:pPr>
      <w:r>
        <w:rPr>
          <w:rStyle w:val="CommentReference"/>
        </w:rPr>
        <w:annotationRef/>
      </w:r>
      <w:r w:rsidRPr="0E6DC3EF">
        <w:t>The historical data support that pressure excursions can occur during process transitions, but they do not appear to support the proposed 30-minute stabilization period. The Step 1 events presented are approximately 7–16 minutes. Please use the historical data to justify the stabilization limit and also consider both the duration and magnitude of the pressure excursion.</w:t>
      </w:r>
    </w:p>
  </w:comment>
  <w:comment w:initials="SK" w:author="Sachin Kumbhar" w:date="2026-09-03T09:36:00Z" w:id="282">
    <w:p w:rsidR="0088356D" w:rsidP="0088356D" w:rsidRDefault="003F50CE" w14:paraId="56BA4DA6" w14:textId="77777777">
      <w:pPr>
        <w:pStyle w:val="CommentText"/>
      </w:pPr>
      <w:r>
        <w:rPr>
          <w:rStyle w:val="CommentReference"/>
        </w:rPr>
        <w:annotationRef/>
      </w:r>
      <w:r w:rsidR="0088356D">
        <w:rPr>
          <w:lang w:val="en-IN"/>
        </w:rPr>
        <w:t>Based on the previous operational data and considering the equipment/system limitations, the 20-minute stabilization period will be maintained as a conservative operational allowance at this stage.</w:t>
      </w:r>
    </w:p>
    <w:p w:rsidR="0088356D" w:rsidP="0088356D" w:rsidRDefault="0088356D" w14:paraId="6C3320EC" w14:textId="77777777">
      <w:pPr>
        <w:pStyle w:val="CommentText"/>
      </w:pPr>
      <w:r>
        <w:rPr>
          <w:lang w:val="en-IN"/>
        </w:rPr>
        <w:t>During the upcoming MJ Glargine batches/, the vacuum behaviour and actual stabilization time will be closely monitored and documented. If no abnormalities or prolonged stabilization are observed, the 20 -minute period will be reassessed and optimized based on the actual batch data.</w:t>
      </w:r>
    </w:p>
  </w:comment>
  <w:comment w:initials="AC" w:author="Aleksandar Cvetkovic" w:date="2026-09-04T09:56:00Z" w:id="283">
    <w:p w:rsidR="00B419DF" w:rsidRDefault="00B419DF" w14:paraId="5641F7E3" w14:textId="004516A8">
      <w:pPr>
        <w:pStyle w:val="CommentText"/>
      </w:pPr>
      <w:r>
        <w:rPr>
          <w:rStyle w:val="CommentReference"/>
        </w:rPr>
        <w:annotationRef/>
      </w:r>
      <w:r w:rsidRPr="6ABB0B17">
        <w:t>The proposed 20-minute stabilization period is not adequately justified. The investigation shows a maximum historical excursion of approximately 16 minutes, but a previous excursion lasting 16 minutes does not demonstrate that allowing 20 minutes is acceptable—particularly when Primary Drying Step 1 has only a 60-minute soak. Please explain how the historical data support the 20-minute limit, including the basis for the additional four-minute margin. Also clarify whether 20 minutes is the maximum time to establish pressure within the approved range or whether pressure may remain outside the range for up to 20 minutes. If pressure outside the range is permitted, acceptable excursion limits and immediate escalation criteria must be defined.</w:t>
      </w:r>
    </w:p>
  </w:comment>
  <w:comment w:initials="SK" w:author="Sachin Kumbhar" w:date="2026-09-11T12:27:00Z" w:id="284">
    <w:p w:rsidR="00205E59" w:rsidP="00205E59" w:rsidRDefault="00205E59" w14:paraId="0BA186A4" w14:textId="77777777">
      <w:pPr>
        <w:pStyle w:val="CommentText"/>
      </w:pPr>
      <w:r>
        <w:rPr>
          <w:rStyle w:val="CommentReference"/>
        </w:rPr>
        <w:annotationRef/>
      </w:r>
      <w:r>
        <w:t>Justification report prepared with Appropriate controlling measures . Refer attachment No.4</w:t>
      </w:r>
    </w:p>
  </w:comment>
  <w:comment w:initials="AC" w:author="Aleksandar Cvetkovic" w:date="2026-08-31T17:50:00Z" w:id="290">
    <w:p w:rsidR="00CC691D" w:rsidRDefault="00333155" w14:paraId="464F5434" w14:textId="1B34EB94">
      <w:pPr>
        <w:pStyle w:val="CommentText"/>
      </w:pPr>
      <w:r>
        <w:rPr>
          <w:rStyle w:val="CommentReference"/>
        </w:rPr>
        <w:annotationRef/>
      </w:r>
      <w:r w:rsidRPr="339BB449">
        <w:t>Please provide the technical and data-based justification for selection of a 30-minute stabilization period. The historical data presented in this investigation do not appear to support 30 minutes: the identified Primary Drying Step 1 transition excursions are approximately 10–16 minutes, with RIG25014 approximately 7–10 minutes depending upon the data presentation in the report. In addition, the executed RIG25014 recipe defines Primary Drying Step 1 as a 2-minute ramp followed by a 60-minute soak. A 30-minute stabilization allowance therefore represents a significant proportion of this process stage. Please reassess the proposed duration using the actual historical distribution of pressure-establishment times and provide a scientifically justified maximum transition duration, including the basis for any margin applied.</w:t>
      </w:r>
    </w:p>
  </w:comment>
  <w:comment w:initials="SK" w:author="Sachin Kumbhar" w:date="2026-09-03T09:45:00Z" w:id="291">
    <w:p w:rsidR="0088356D" w:rsidP="0088356D" w:rsidRDefault="009E5E69" w14:paraId="09DF9AA7" w14:textId="77777777">
      <w:pPr>
        <w:pStyle w:val="CommentText"/>
      </w:pPr>
      <w:r>
        <w:rPr>
          <w:rStyle w:val="CommentReference"/>
        </w:rPr>
        <w:annotationRef/>
      </w:r>
      <w:r w:rsidR="0088356D">
        <w:rPr>
          <w:lang w:val="en-IN"/>
        </w:rPr>
        <w:t>Based on the previous operational data and considering the equipment/system limitations, the 20-minute stabilization period will be maintained as a conservative operational allowance at this stage.</w:t>
      </w:r>
    </w:p>
    <w:p w:rsidR="0088356D" w:rsidP="0088356D" w:rsidRDefault="0088356D" w14:paraId="723969D5" w14:textId="77777777">
      <w:pPr>
        <w:pStyle w:val="CommentText"/>
      </w:pPr>
      <w:r>
        <w:rPr>
          <w:lang w:val="en-IN"/>
        </w:rPr>
        <w:t>During the upcoming MJ Glargine batches/, the vacuum behaviour and actual stabilization time will be closely monitored and documented. If no abnormalities or prolonged stabilization are observed, the 20 -minute period will be reassessed and optimized based on the actual batch data.</w:t>
      </w:r>
    </w:p>
  </w:comment>
  <w:comment w:initials="AC" w:author="Aleksandar Cvetkovic" w:date="2026-09-04T10:04:00Z" w:id="292">
    <w:p w:rsidR="00B419DF" w:rsidRDefault="00B419DF" w14:paraId="694B2014" w14:textId="26CAB07B">
      <w:pPr>
        <w:pStyle w:val="CommentText"/>
      </w:pPr>
      <w:r>
        <w:rPr>
          <w:rStyle w:val="CommentReference"/>
        </w:rPr>
        <w:annotationRef/>
      </w:r>
      <w:r w:rsidRPr="0F5CACC6">
        <w:t>The proposed 20-minute period remains significant relative to the 60-minute Primary Drying Step 1 soak. Please provide a clear data-based justification and confirm whether this period is included within the existing step duration.</w:t>
      </w:r>
    </w:p>
  </w:comment>
  <w:comment w:initials="SK" w:author="Sachin Kumbhar" w:date="2026-09-11T12:27:00Z" w:id="293">
    <w:p w:rsidR="00205E59" w:rsidP="00205E59" w:rsidRDefault="00205E59" w14:paraId="35472BB9" w14:textId="77777777">
      <w:pPr>
        <w:pStyle w:val="CommentText"/>
      </w:pPr>
      <w:r>
        <w:rPr>
          <w:rStyle w:val="CommentReference"/>
        </w:rPr>
        <w:annotationRef/>
      </w:r>
      <w:r>
        <w:t>Justification report prepared with Appropriate controlling measures . Refer attachment No.4</w:t>
      </w:r>
    </w:p>
  </w:comment>
  <w:comment w:initials="AC" w:author="Aleksandar Cvetkovic" w:date="2026-08-31T17:50:00Z" w:id="296">
    <w:p w:rsidR="004D63BF" w:rsidRDefault="004D63BF" w14:paraId="3024EA21" w14:textId="77777777">
      <w:pPr>
        <w:pStyle w:val="CommentText"/>
      </w:pPr>
      <w:r>
        <w:rPr>
          <w:rStyle w:val="CommentReference"/>
        </w:rPr>
        <w:annotationRef/>
      </w:r>
      <w:r w:rsidRPr="339BB449">
        <w:t>Please provide the technical and data-based justification for selection of a 30-minute stabilization period. The historical data presented in this investigation do not appear to support 30 minutes: the identified Primary Drying Step 1 transition excursions are approximately 10–16 minutes, with RIG25014 approximately 7–10 minutes depending upon the data presentation in the report. In addition, the executed RIG25014 recipe defines Primary Drying Step 1 as a 2-minute ramp followed by a 60-minute soak. A 30-minute stabilization allowance therefore represents a significant proportion of this process stage. Please reassess the proposed duration using the actual historical distribution of pressure-establishment times and provide a scientifically justified maximum transition duration, including the basis for any margin applied.</w:t>
      </w:r>
    </w:p>
  </w:comment>
  <w:comment w:initials="SK" w:author="Sachin Kumbhar" w:date="2026-09-03T09:45:00Z" w:id="297">
    <w:p w:rsidR="004D63BF" w:rsidP="004D63BF" w:rsidRDefault="004D63BF" w14:paraId="1336B35B" w14:textId="77777777">
      <w:pPr>
        <w:pStyle w:val="CommentText"/>
      </w:pPr>
      <w:r>
        <w:rPr>
          <w:rStyle w:val="CommentReference"/>
        </w:rPr>
        <w:annotationRef/>
      </w:r>
      <w:r>
        <w:rPr>
          <w:lang w:val="en-IN"/>
        </w:rPr>
        <w:t>Based on the previous operational data and considering the equipment/system limitations, the 20-minute stabilization period will be maintained as a conservative operational allowance at this stage.</w:t>
      </w:r>
    </w:p>
    <w:p w:rsidR="004D63BF" w:rsidP="004D63BF" w:rsidRDefault="004D63BF" w14:paraId="348B7763" w14:textId="77777777">
      <w:pPr>
        <w:pStyle w:val="CommentText"/>
      </w:pPr>
      <w:r>
        <w:rPr>
          <w:lang w:val="en-IN"/>
        </w:rPr>
        <w:t>During the upcoming MJ Glargine batches/, the vacuum behaviour and actual stabilization time will be closely monitored and documented. If no abnormalities or prolonged stabilization are observed, the 20 -minute period will be reassessed and optimized based on the actual batch data.</w:t>
      </w:r>
    </w:p>
  </w:comment>
  <w:comment w:initials="AC" w:author="Aleksandar Cvetkovic" w:date="2026-09-04T10:04:00Z" w:id="298">
    <w:p w:rsidR="00B419DF" w:rsidRDefault="00B419DF" w14:paraId="70B2331F" w14:textId="0B4909D5">
      <w:pPr>
        <w:pStyle w:val="CommentText"/>
      </w:pPr>
      <w:r>
        <w:rPr>
          <w:rStyle w:val="CommentReference"/>
        </w:rPr>
        <w:annotationRef/>
      </w:r>
      <w:r w:rsidRPr="5A12DCF6">
        <w:t>Same follow-up as Comment 251. The reduction from 30 to 20 minutes does not, by itself, provide the requested technical justification.</w:t>
      </w:r>
    </w:p>
  </w:comment>
  <w:comment w:initials="SK" w:author="Sachin Kumbhar" w:date="2026-09-11T12:28:00Z" w:id="299">
    <w:p w:rsidR="00205E59" w:rsidP="00205E59" w:rsidRDefault="00205E59" w14:paraId="0DB2A623" w14:textId="77777777">
      <w:pPr>
        <w:pStyle w:val="CommentText"/>
      </w:pPr>
      <w:r>
        <w:rPr>
          <w:rStyle w:val="CommentReference"/>
        </w:rPr>
        <w:annotationRef/>
      </w:r>
      <w:r>
        <w:t>Justification report prepared with Appropriate controlling measures . Refer attachment No.4</w:t>
      </w:r>
    </w:p>
  </w:comment>
  <w:comment w:initials="SK" w:author="Sachin Kumbhar" w:date="2026-09-11T18:49:00Z" w:id="455">
    <w:p w:rsidR="00D42B98" w:rsidP="00D42B98" w:rsidRDefault="00D42B98" w14:paraId="288AEC22" w14:textId="77777777">
      <w:pPr>
        <w:pStyle w:val="CommentText"/>
      </w:pPr>
      <w:r>
        <w:rPr>
          <w:rStyle w:val="CommentReference"/>
        </w:rPr>
        <w:annotationRef/>
      </w:r>
      <w:r>
        <w:t>Removing this proposed control table as the Proposed control and controlling measures shall be performed throgh study protocol same inference has been added here</w:t>
      </w:r>
    </w:p>
  </w:comment>
  <w:comment w:initials="AC" w:author="Aleksandar Cvetkovic" w:date="2026-08-31T17:51:00Z" w:id="457">
    <w:p w:rsidR="00CC691D" w:rsidRDefault="00333155" w14:paraId="719F2382" w14:textId="28365CAE">
      <w:pPr>
        <w:pStyle w:val="CommentText"/>
      </w:pPr>
      <w:r>
        <w:rPr>
          <w:rStyle w:val="CommentReference"/>
        </w:rPr>
        <w:annotationRef/>
      </w:r>
      <w:r w:rsidRPr="7342969A">
        <w:t>Please clarify how the needle-valve position is controlled. Is there a defined/recordable valve position or starting position, and how is adjustment performed consistently between operators? Also, is adjustment based only on chamber pressure or is nitrogen flow available/monitored? “Clockwise or anticlockwise as required” does not provide a sufficiently defined or reproducible control.</w:t>
      </w:r>
    </w:p>
  </w:comment>
  <w:comment w:initials="SK" w:author="Sachin Kumbhar" w:date="2026-09-02T14:53:00Z" w:id="458">
    <w:p w:rsidR="00531707" w:rsidP="00531707" w:rsidRDefault="00531707" w14:paraId="382C0D01" w14:textId="77777777">
      <w:pPr>
        <w:pStyle w:val="CommentText"/>
      </w:pPr>
      <w:r>
        <w:rPr>
          <w:rStyle w:val="CommentReference"/>
        </w:rPr>
        <w:annotationRef/>
      </w:r>
      <w:r>
        <w:t xml:space="preserve">Needle-valve adjustment shall be performed incrementally based on the chamber vacuum set point. Anticlockwise rotation of the needle valve increases nitrogen flow and consequently increases chamber vacuum (µbar), whereas clockwise rotation reduces nitrogen flow and consequently decreases chamber vacuum (µbar). Adjustments shall be performed only by trained Engineering personnel while continuously monitoring the chamber vacuum trend. </w:t>
      </w:r>
    </w:p>
  </w:comment>
  <w:comment w:initials="AC" w:author="Aleksandar Cvetkovic" w:date="2026-09-04T10:06:00Z" w:id="459">
    <w:p w:rsidR="00B419DF" w:rsidRDefault="00B419DF" w14:paraId="11AE8E52" w14:textId="51DF3C0E">
      <w:pPr>
        <w:pStyle w:val="CommentText"/>
      </w:pPr>
      <w:r>
        <w:rPr>
          <w:rStyle w:val="CommentReference"/>
        </w:rPr>
        <w:annotationRef/>
      </w:r>
      <w:r w:rsidRPr="16D93D7B">
        <w:t>The needle valve has graduated position markings. Please define how the starting position, adjustment increments and final position will be recorded during manual intervention.</w:t>
      </w:r>
    </w:p>
  </w:comment>
  <w:comment w:initials="SK" w:author="Sachin Kumbhar" w:date="2026-09-11T12:28:00Z" w:id="460">
    <w:p w:rsidR="00205E59" w:rsidP="00205E59" w:rsidRDefault="00205E59" w14:paraId="26258107" w14:textId="77777777">
      <w:pPr>
        <w:pStyle w:val="CommentText"/>
      </w:pPr>
      <w:r>
        <w:rPr>
          <w:rStyle w:val="CommentReference"/>
        </w:rPr>
        <w:annotationRef/>
      </w:r>
      <w:r>
        <w:t>Appropriate controlling measures  shall be taken through study protocol . Refer attachment No.4</w:t>
      </w:r>
    </w:p>
  </w:comment>
  <w:comment w:initials="AC" w:author="Aleksandar Cvetkovic" w:date="2026-08-31T18:05:00Z" w:id="474">
    <w:p w:rsidR="00CC691D" w:rsidRDefault="00333155" w14:paraId="74C66A75" w14:textId="3AE393CD">
      <w:pPr>
        <w:pStyle w:val="CommentText"/>
      </w:pPr>
      <w:r>
        <w:rPr>
          <w:rStyle w:val="CommentReference"/>
        </w:rPr>
        <w:annotationRef/>
      </w:r>
      <w:r w:rsidRPr="48368F1A">
        <w:t>The proposed control defines only a maximum duration and return to the normal operating range. Please define the acceptable boundaries during the pressure-establishment transition itself. The control strategy should address both duration and magnitude of pressure deviation and establish conditions requiring immediate escalation rather than allowing any chamber pressure to be considered acceptable provided it recovers within the defined time.</w:t>
      </w:r>
    </w:p>
  </w:comment>
  <w:comment w:initials="SK" w:author="Sachin Kumbhar" w:date="2026-09-04T13:05:00Z" w:id="475">
    <w:p w:rsidR="00554085" w:rsidP="00554085" w:rsidRDefault="00554085" w14:paraId="4ADFF075" w14:textId="77777777">
      <w:pPr>
        <w:pStyle w:val="CommentText"/>
      </w:pPr>
      <w:r>
        <w:rPr>
          <w:rStyle w:val="CommentReference"/>
        </w:rPr>
        <w:annotationRef/>
      </w:r>
      <w:r>
        <w:t>Proposed stabilization period of 20 minutes we will try to manitain within the specified range of primary drying step 1. However  a fixed temporary pressure magnitude limit is not defined for the manual adjustment phase because the pressure response is dynamic and dependent on prevailing vacuum demand and process conditions; therefore, the control is based on continuous monitoring of pressure trend.</w:t>
      </w:r>
    </w:p>
  </w:comment>
  <w:comment w:initials="AC" w:author="Aleksandar Cvetkovic" w:date="2026-09-04T10:09:00Z" w:id="476">
    <w:p w:rsidR="00B419DF" w:rsidRDefault="00B419DF" w14:paraId="2A7E3A02" w14:textId="237C504C">
      <w:pPr>
        <w:pStyle w:val="CommentText"/>
      </w:pPr>
      <w:r>
        <w:rPr>
          <w:rStyle w:val="CommentReference"/>
        </w:rPr>
        <w:annotationRef/>
      </w:r>
      <w:r w:rsidRPr="1E351824">
        <w:t>Continuous monitoring alone is not an adequate control. Acceptable pressure boundaries and conditions requiring immediate escalation must be defined during the stabilization period.</w:t>
      </w:r>
    </w:p>
  </w:comment>
  <w:comment w:initials="AC" w:author="Aleksandar Cvetkovic" w:date="2026-08-31T17:50:00Z" w:id="470">
    <w:p w:rsidR="00CC691D" w:rsidRDefault="00333155" w14:paraId="371592A1" w14:textId="6B69CA3C">
      <w:pPr>
        <w:pStyle w:val="CommentText"/>
      </w:pPr>
      <w:r>
        <w:rPr>
          <w:rStyle w:val="CommentReference"/>
        </w:rPr>
        <w:annotationRef/>
      </w:r>
      <w:r w:rsidRPr="28B7B7FD">
        <w:t>Please clarify whether the 30 minutes is intended as a transition/stabilization period before Primary Drying Step 1 is established. It should not mean that pressure can remain outside the 650–950 µbar range for 30 minutes during Primary Drying Step 1.</w:t>
      </w:r>
    </w:p>
  </w:comment>
  <w:comment w:initials="SK" w:author="Sachin Kumbhar" w:date="2026-09-03T14:57:00Z" w:id="471">
    <w:p w:rsidR="00237C2C" w:rsidP="00237C2C" w:rsidRDefault="00237C2C" w14:paraId="01591586" w14:textId="77777777">
      <w:pPr>
        <w:pStyle w:val="CommentText"/>
      </w:pPr>
      <w:r>
        <w:rPr>
          <w:rStyle w:val="CommentReference"/>
        </w:rPr>
        <w:annotationRef/>
      </w:r>
      <w:r>
        <w:rPr>
          <w:lang w:val="en-IN"/>
        </w:rPr>
        <w:t>Based on the previous operational data and considering the equipment/system limitations, the 20-minute stabilization period will be maintained as a conservative operational allowance at this stage. (Primary drying step 1).</w:t>
      </w:r>
    </w:p>
  </w:comment>
  <w:comment w:initials="AC" w:author="Aleksandar Cvetkovic" w:date="2026-09-04T10:08:00Z" w:id="472">
    <w:p w:rsidR="00B419DF" w:rsidRDefault="00B419DF" w14:paraId="72F0742E" w14:textId="1F6C374A">
      <w:pPr>
        <w:pStyle w:val="CommentText"/>
      </w:pPr>
      <w:r>
        <w:rPr>
          <w:rStyle w:val="CommentReference"/>
        </w:rPr>
        <w:annotationRef/>
      </w:r>
      <w:r w:rsidRPr="3C6AC779">
        <w:t>The response does not clarify whether pressure may remain outside the approved 650–950 µbar range for up to 20 minutes during Primary Drying Step 1. Please clearly define whether this is a transition period or an allowable CPP excursion during the process step.</w:t>
      </w:r>
    </w:p>
  </w:comment>
  <w:comment w:initials="SK" w:author="Sachin Kumbhar" w:date="2026-09-11T12:29:00Z" w:id="473">
    <w:p w:rsidR="00205E59" w:rsidP="00205E59" w:rsidRDefault="00205E59" w14:paraId="041A8BD2" w14:textId="77777777">
      <w:pPr>
        <w:pStyle w:val="CommentText"/>
      </w:pPr>
      <w:r>
        <w:rPr>
          <w:rStyle w:val="CommentReference"/>
        </w:rPr>
        <w:annotationRef/>
      </w:r>
      <w:r>
        <w:t>It is an allowable CPP excursion during the process step refer attachment No.4 for details</w:t>
      </w:r>
    </w:p>
  </w:comment>
  <w:comment w:initials="AC" w:author="Aleksandar Cvetkovic" w:date="2026-08-31T17:56:00Z" w:id="487">
    <w:p w:rsidR="00CC691D" w:rsidRDefault="00333155" w14:paraId="5285498D" w14:textId="6D2BB500">
      <w:pPr>
        <w:pStyle w:val="CommentText"/>
      </w:pPr>
      <w:r>
        <w:rPr>
          <w:rStyle w:val="CommentReference"/>
        </w:rPr>
        <w:annotationRef/>
      </w:r>
      <w:r w:rsidRPr="50140B22">
        <w:t>Please define what is considered “stabilized.” Simply returning to the operating range may not be sufficient. Pressure should remain within the range for a defined period without further valve adjustment.</w:t>
      </w:r>
    </w:p>
  </w:comment>
  <w:comment w:initials="SK" w:author="Sachin Kumbhar" w:date="2026-09-03T12:18:00Z" w:id="488">
    <w:p w:rsidR="004C1CD6" w:rsidP="004C1CD6" w:rsidRDefault="004C1CD6" w14:paraId="045896FF" w14:textId="77777777">
      <w:pPr>
        <w:pStyle w:val="CommentText"/>
      </w:pPr>
      <w:r>
        <w:rPr>
          <w:rStyle w:val="CommentReference"/>
        </w:rPr>
        <w:annotationRef/>
      </w:r>
      <w:r>
        <w:t>Returning to the specified operating range and remain consistent within the range further to whole primary drying step is considered as stabilised.</w:t>
      </w:r>
    </w:p>
  </w:comment>
  <w:comment w:initials="AC" w:author="Aleksandar Cvetkovic" w:date="2026-09-04T10:11:00Z" w:id="489">
    <w:p w:rsidR="00B419DF" w:rsidRDefault="00B419DF" w14:paraId="4CF895D4" w14:textId="298FA206">
      <w:pPr>
        <w:pStyle w:val="CommentText"/>
      </w:pPr>
      <w:r>
        <w:rPr>
          <w:rStyle w:val="CommentReference"/>
        </w:rPr>
        <w:annotationRef/>
      </w:r>
      <w:r w:rsidRPr="7C4C4BCA">
        <w:t>“Remaining consistent for the rest of Primary Drying” is retrospective and cannot be used by the operator to determine when stabilization has occurred. Please define an objective criterion, such as a specified time or number of consecutive readings within range without further valve adjustment.</w:t>
      </w:r>
    </w:p>
  </w:comment>
  <w:comment w:initials="SK" w:author="Sachin Kumbhar" w:date="2026-09-11T12:31:00Z" w:id="490">
    <w:p w:rsidR="00205E59" w:rsidP="00205E59" w:rsidRDefault="00205E59" w14:paraId="6B551E62" w14:textId="77777777">
      <w:pPr>
        <w:pStyle w:val="CommentText"/>
      </w:pPr>
      <w:r>
        <w:rPr>
          <w:rStyle w:val="CommentReference"/>
        </w:rPr>
        <w:annotationRef/>
      </w:r>
      <w:r>
        <w:t xml:space="preserve">Updated </w:t>
      </w:r>
    </w:p>
  </w:comment>
  <w:comment w:initials="AC" w:author="Aleksandar Cvetkovic" w:date="2026-08-31T17:58:00Z" w:id="510">
    <w:p w:rsidR="00CC691D" w:rsidRDefault="00333155" w14:paraId="3CC8E447" w14:textId="05B9F84E">
      <w:pPr>
        <w:pStyle w:val="CommentText"/>
      </w:pPr>
      <w:r>
        <w:rPr>
          <w:rStyle w:val="CommentReference"/>
        </w:rPr>
        <w:annotationRef/>
      </w:r>
      <w:r w:rsidRPr="56D7BB86">
        <w:t>Please provide more detail on the nitrogen bleed control. Is nitrogen flow actually measured or inferred from the chamber pressure response? Please also clarify whether nitrogen supply pressure is controlled/recorded and how the needle-valve position affects nitrogen flow. This is important to support the proposed mechanism for the pressure excursion.</w:t>
      </w:r>
    </w:p>
  </w:comment>
  <w:comment w:initials="SK" w:author="Sachin Kumbhar" w:date="2026-09-03T12:31:00Z" w:id="511">
    <w:p w:rsidR="005F785B" w:rsidP="005F785B" w:rsidRDefault="00254F41" w14:paraId="0D09DA2D" w14:textId="77777777">
      <w:pPr>
        <w:pStyle w:val="CommentText"/>
      </w:pPr>
      <w:r>
        <w:rPr>
          <w:rStyle w:val="CommentReference"/>
        </w:rPr>
        <w:annotationRef/>
      </w:r>
      <w:r w:rsidR="005F785B">
        <w:t>Updated accordingly ad nitrogen bleed control eloborated</w:t>
      </w:r>
    </w:p>
  </w:comment>
  <w:comment w:initials="SK" w:author="Sachin Kumbhar" w:date="2026-09-04T12:03:00Z" w:id="515">
    <w:p w:rsidR="005F785B" w:rsidP="005F785B" w:rsidRDefault="005F785B" w14:paraId="106C292B" w14:textId="77777777">
      <w:pPr>
        <w:pStyle w:val="CommentText"/>
      </w:pPr>
      <w:r>
        <w:rPr>
          <w:rStyle w:val="CommentReference"/>
        </w:rPr>
        <w:annotationRef/>
      </w:r>
      <w:r>
        <w:t>Root cause revised and updated</w:t>
      </w:r>
    </w:p>
  </w:comment>
  <w:comment w:initials="AC" w:author="Aleksandar Cvetkovic" w:date="2026-08-31T18:02:00Z" w:id="565">
    <w:p w:rsidR="005F785B" w:rsidRDefault="005F785B" w14:paraId="4C15EAFD" w14:textId="6F2A0075">
      <w:pPr>
        <w:pStyle w:val="CommentText"/>
      </w:pPr>
      <w:r>
        <w:rPr>
          <w:rStyle w:val="CommentReference"/>
        </w:rPr>
        <w:annotationRef/>
      </w:r>
      <w:r w:rsidRPr="4A245BA6">
        <w:t>Please strengthen the no-impact assessment. The analytical results are reassuring, but I don’t think they are sufficient on their own to conclude there was no process impact. Please also review the shelf and product temperature trends during the excursion and recovery and assess whether the lower pressure could have affected sublimation or drying. HMWP, LOD and assay can then be used as additional supporting evidence.</w:t>
      </w:r>
    </w:p>
  </w:comment>
  <w:comment w:initials="SK" w:author="Sachin Kumbhar" w:date="2026-09-03T12:41:00Z" w:id="566">
    <w:p w:rsidR="005F785B" w:rsidP="00B86474" w:rsidRDefault="005F785B" w14:paraId="7A24A140" w14:textId="77777777">
      <w:pPr>
        <w:pStyle w:val="CommentText"/>
      </w:pPr>
      <w:r>
        <w:rPr>
          <w:rStyle w:val="CommentReference"/>
        </w:rPr>
        <w:annotationRef/>
      </w:r>
      <w:r>
        <w:t>The shelf temperature and product temperature trends during the pressure excursion and subsequent recovery were reviewed and found to be within the established process operating ranges, with no abnormal temperature trend  observed. The reviewed trends are also documented/attached in the BMR. Impact assessment updated accordingly.</w:t>
      </w:r>
    </w:p>
    <w:p w:rsidR="005F785B" w:rsidP="00B86474" w:rsidRDefault="005F785B" w14:paraId="0E63DD04" w14:textId="77777777">
      <w:pPr>
        <w:pStyle w:val="CommentText"/>
      </w:pPr>
      <w:r>
        <w:t xml:space="preserve"> </w:t>
      </w:r>
    </w:p>
  </w:comment>
  <w:comment w:initials="AC" w:author="Aleksandar Cvetkovic" w:date="2026-09-04T10:26:00Z" w:id="568">
    <w:p w:rsidR="00B419DF" w:rsidRDefault="00B419DF" w14:paraId="7B5DBC69" w14:textId="184EDE2F">
      <w:pPr>
        <w:pStyle w:val="CommentText"/>
      </w:pPr>
      <w:r>
        <w:rPr>
          <w:rStyle w:val="CommentReference"/>
        </w:rPr>
        <w:annotationRef/>
      </w:r>
      <w:r w:rsidRPr="04D92E9B">
        <w:t>Please confirm how the pending analytical results will be reviewed, documented and linked to the final investigation and batch disposition.</w:t>
      </w:r>
    </w:p>
  </w:comment>
  <w:comment w:initials="SK" w:author="Sachin Kumbhar" w:date="2026-09-11T12:51:00Z" w:id="569">
    <w:p w:rsidR="00EF348C" w:rsidP="00EF348C" w:rsidRDefault="00EF348C" w14:paraId="37C56AFD" w14:textId="77777777">
      <w:pPr>
        <w:pStyle w:val="CommentText"/>
      </w:pPr>
      <w:r>
        <w:rPr>
          <w:rStyle w:val="CommentReference"/>
        </w:rPr>
        <w:annotationRef/>
      </w:r>
      <w:r>
        <w:t>All Testes are completed and found within speified ranges</w:t>
      </w:r>
    </w:p>
  </w:comment>
  <w:comment w:initials="AC" w:author="Aleksandar Cvetkovic" w:date="2026-09-04T10:20:00Z" w:id="590">
    <w:p w:rsidR="00B419DF" w:rsidRDefault="00B419DF" w14:paraId="296A6B63" w14:textId="7B13EFDC">
      <w:pPr>
        <w:pStyle w:val="CommentText"/>
      </w:pPr>
      <w:r>
        <w:rPr>
          <w:rStyle w:val="CommentReference"/>
        </w:rPr>
        <w:annotationRef/>
      </w:r>
      <w:r w:rsidRPr="65CD2D14">
        <w:t>Please identify the applicable CAPA/change-control references, responsible owners, target completion dates and effectiveness criteria for the BMR, FMEA/PCS, training and automated-control actions.</w:t>
      </w:r>
    </w:p>
  </w:comment>
  <w:comment w:initials="SK" w:author="Sachin Kumbhar" w:date="2026-09-11T12:36:00Z" w:id="591">
    <w:p w:rsidR="009C35E1" w:rsidP="009C35E1" w:rsidRDefault="009C35E1" w14:paraId="23D4ADD1" w14:textId="77777777">
      <w:pPr>
        <w:pStyle w:val="CommentText"/>
      </w:pPr>
      <w:r>
        <w:rPr>
          <w:rStyle w:val="CommentReference"/>
        </w:rPr>
        <w:annotationRef/>
      </w:r>
      <w:r>
        <w:t>Upon the Closure of event . CAPA shall be initiated and assignable departments with completion dates shall be shared</w:t>
      </w:r>
    </w:p>
  </w:comment>
  <w:comment w:initials="AC" w:author="Aleksandar Cvetkovic" w:date="2026-08-31T18:06:00Z" w:id="610">
    <w:p w:rsidR="005F785B" w:rsidRDefault="005F785B" w14:paraId="70786868" w14:textId="1851ECA8">
      <w:pPr>
        <w:pStyle w:val="CommentText"/>
      </w:pPr>
      <w:r>
        <w:rPr>
          <w:rStyle w:val="CommentReference"/>
        </w:rPr>
        <w:annotationRef/>
      </w:r>
      <w:r w:rsidRPr="27956AB0">
        <w:t>Please separate the automated vacuum-control upgrade from the immediate control strategy. Since implementation may take time, the investigation should clearly define how the current equipment will be adequately controlled in the interim, including transition/stabilization criteria, monitoring and escalation.</w:t>
      </w:r>
    </w:p>
  </w:comment>
  <w:comment w:initials="SK" w:author="Sachin Kumbhar" w:date="2026-09-03T12:58:00Z" w:id="611">
    <w:p w:rsidR="005F785B" w:rsidP="00C57ABD" w:rsidRDefault="005F785B" w14:paraId="72361213" w14:textId="77777777">
      <w:pPr>
        <w:pStyle w:val="CommentText"/>
      </w:pPr>
      <w:r>
        <w:rPr>
          <w:rStyle w:val="CommentReference"/>
        </w:rPr>
        <w:annotationRef/>
      </w:r>
      <w:r>
        <w:t>The automated vacuum-control  system is considered a long-term action.</w:t>
      </w:r>
    </w:p>
    <w:p w:rsidR="005F785B" w:rsidP="00C57ABD" w:rsidRDefault="005F785B" w14:paraId="4A74698C" w14:textId="77777777">
      <w:pPr>
        <w:pStyle w:val="CommentText"/>
      </w:pPr>
      <w:r>
        <w:t>However As an immediate control measure, the existing manual vacuum-control arrangement will continue to be used with strengthened procedural controls. A maximum 20-minute stabilization period will be provided during the transition into Primary Drying Step 1 to allow the chamber pressure to stabilize within the approved operating range. The BMR instruction will be strengthened to clearly define the needle-valve adjustment, pressure monitoring, and FMEA and PCS also strenthen as control measure</w:t>
      </w:r>
    </w:p>
  </w:comment>
  <w:comment w:initials="AC" w:author="Aleksandar Cvetkovic" w:date="2026-09-04T10:19:00Z" w:id="617">
    <w:p w:rsidR="00B419DF" w:rsidRDefault="00B419DF" w14:paraId="1229C1D7" w14:textId="1BA8FFE0">
      <w:pPr>
        <w:pStyle w:val="CommentText"/>
      </w:pPr>
      <w:r>
        <w:rPr>
          <w:rStyle w:val="CommentReference"/>
        </w:rPr>
        <w:annotationRef/>
      </w:r>
      <w:r w:rsidRPr="7EED641C">
        <w:t xml:space="preserve"> Please define when the 20-minute period begins and whether the clock restarts following any additional valve adjustment. The limit should represent the total transition time, not a new 20-minute period after each adjustment.</w:t>
      </w:r>
    </w:p>
  </w:comment>
  <w:comment w:initials="SK" w:author="Sachin Kumbhar" w:date="2026-09-11T12:40:00Z" w:id="618">
    <w:p w:rsidR="00E9446D" w:rsidP="00E9446D" w:rsidRDefault="00E9446D" w14:paraId="4346997D" w14:textId="77777777">
      <w:pPr>
        <w:pStyle w:val="CommentText"/>
      </w:pPr>
      <w:r>
        <w:rPr>
          <w:rStyle w:val="CommentReference"/>
        </w:rPr>
        <w:annotationRef/>
      </w:r>
      <w:r>
        <w:t>Justification report prepared with controlling measures Refer attachment No.4</w:t>
      </w:r>
    </w:p>
  </w:comment>
  <w:comment w:initials="AC" w:author="Aleksandar Cvetkovic" w:date="2026-08-31T18:17:00Z" w:id="623">
    <w:p w:rsidR="005F785B" w:rsidRDefault="005F785B" w14:paraId="605666B7" w14:textId="3096F4BD">
      <w:pPr>
        <w:pStyle w:val="CommentText"/>
      </w:pPr>
      <w:r>
        <w:rPr>
          <w:rStyle w:val="CommentReference"/>
        </w:rPr>
        <w:annotationRef/>
      </w:r>
      <w:r w:rsidRPr="2FFE9CBA">
        <w:t>lease define what will be updated in the FMEA and PCS based on this investigation, including the transition/stabilization control, pressure limits, monitoring and escalation criteria. The update should also document the residual risk with the current manual vacuum-control system.</w:t>
      </w:r>
    </w:p>
  </w:comment>
  <w:comment w:initials="PP" w:author="Pradeep Pagariya" w:date="2026-09-03T16:46:00Z" w:id="624">
    <w:p w:rsidR="00B955D4" w:rsidP="00B955D4" w:rsidRDefault="005F785B" w14:paraId="29CFA836" w14:textId="77777777">
      <w:pPr>
        <w:pStyle w:val="CommentText"/>
      </w:pPr>
      <w:r>
        <w:rPr>
          <w:rStyle w:val="CommentReference"/>
        </w:rPr>
        <w:annotationRef/>
      </w:r>
      <w:r w:rsidR="00B955D4">
        <w:t xml:space="preserve">FMEA - </w:t>
      </w:r>
    </w:p>
    <w:p w:rsidR="00B955D4" w:rsidP="00B955D4" w:rsidRDefault="00B955D4" w14:paraId="1E74E77A" w14:textId="77777777">
      <w:pPr>
        <w:pStyle w:val="CommentText"/>
      </w:pPr>
      <w:r>
        <w:t xml:space="preserve">Occurrence - Current controls will updated as part of event - CAPA will be updated </w:t>
      </w:r>
    </w:p>
    <w:p w:rsidR="00B955D4" w:rsidP="00B955D4" w:rsidRDefault="00B955D4" w14:paraId="05E0EE38" w14:textId="77777777">
      <w:pPr>
        <w:pStyle w:val="CommentText"/>
      </w:pPr>
      <w:r>
        <w:t>Detectability - Current controls BMR number with monitoring and QMS element will be updated with required time for adjustment of vacuum control valve</w:t>
      </w:r>
    </w:p>
    <w:p w:rsidR="00B955D4" w:rsidP="00B955D4" w:rsidRDefault="00B955D4" w14:paraId="211F84FB" w14:textId="77777777">
      <w:pPr>
        <w:pStyle w:val="CommentText"/>
      </w:pPr>
    </w:p>
    <w:p w:rsidR="00B955D4" w:rsidP="00B955D4" w:rsidRDefault="00B955D4" w14:paraId="513D5238" w14:textId="77777777">
      <w:pPr>
        <w:pStyle w:val="CommentText"/>
      </w:pPr>
      <w:r>
        <w:t xml:space="preserve">PCS - Previous has 1000- 200 µbar will updated as per below steps into Process control strategy in table no.4 and note below table for adjustment time for vacuum control valve </w:t>
      </w:r>
    </w:p>
    <w:p w:rsidR="00B955D4" w:rsidP="00B955D4" w:rsidRDefault="00B955D4" w14:paraId="388821A9" w14:textId="77777777">
      <w:pPr>
        <w:pStyle w:val="CommentText"/>
      </w:pPr>
      <w:r>
        <w:rPr>
          <w:b/>
          <w:bCs/>
          <w:lang w:val="en-IN"/>
        </w:rPr>
        <w:t>Step</w:t>
      </w:r>
      <w:r>
        <w:rPr>
          <w:b/>
          <w:bCs/>
          <w:lang w:val="en-IN"/>
        </w:rPr>
        <w:tab/>
      </w:r>
      <w:r>
        <w:rPr>
          <w:b/>
          <w:bCs/>
          <w:lang w:val="en-IN"/>
        </w:rPr>
        <w:t>Set Point (µ Bar)</w:t>
      </w:r>
      <w:r>
        <w:rPr>
          <w:b/>
          <w:bCs/>
          <w:lang w:val="en-IN"/>
        </w:rPr>
        <w:tab/>
      </w:r>
      <w:r>
        <w:rPr>
          <w:b/>
          <w:bCs/>
          <w:lang w:val="en-IN"/>
        </w:rPr>
        <w:t>Proposed Controlling Band</w:t>
      </w:r>
      <w:r>
        <w:rPr>
          <w:b/>
          <w:bCs/>
          <w:lang w:val="en-IN"/>
        </w:rPr>
        <w:tab/>
      </w:r>
      <w:r>
        <w:rPr>
          <w:b/>
          <w:bCs/>
          <w:lang w:val="en-IN"/>
        </w:rPr>
        <w:t>Proposed Operating Range</w:t>
      </w:r>
    </w:p>
    <w:p w:rsidR="00B955D4" w:rsidP="00B955D4" w:rsidRDefault="00B955D4" w14:paraId="598018C6" w14:textId="77777777">
      <w:pPr>
        <w:pStyle w:val="CommentText"/>
      </w:pPr>
      <w:r>
        <w:rPr>
          <w:lang w:val="en-IN"/>
        </w:rPr>
        <w:t>Primary Drying – Step 1800±150650 – 950</w:t>
      </w:r>
    </w:p>
    <w:p w:rsidR="00B955D4" w:rsidP="00B955D4" w:rsidRDefault="00B955D4" w14:paraId="22434F9B" w14:textId="77777777">
      <w:pPr>
        <w:pStyle w:val="CommentText"/>
      </w:pPr>
      <w:r>
        <w:rPr>
          <w:lang w:val="en-IN"/>
        </w:rPr>
        <w:t>Primary Drying – Step 2/3600±120480 – 720</w:t>
      </w:r>
    </w:p>
    <w:p w:rsidR="00B955D4" w:rsidP="00B955D4" w:rsidRDefault="00B955D4" w14:paraId="0B51A176" w14:textId="77777777">
      <w:pPr>
        <w:pStyle w:val="CommentText"/>
      </w:pPr>
      <w:r>
        <w:rPr>
          <w:lang w:val="en-IN"/>
        </w:rPr>
        <w:t>Primary Drying – Step 4500±120380 – 620</w:t>
      </w:r>
    </w:p>
    <w:p w:rsidR="00B955D4" w:rsidP="00B955D4" w:rsidRDefault="00B955D4" w14:paraId="55ABEF87" w14:textId="77777777">
      <w:pPr>
        <w:pStyle w:val="CommentText"/>
      </w:pPr>
      <w:r>
        <w:rPr>
          <w:lang w:val="en-IN"/>
        </w:rPr>
        <w:t xml:space="preserve">Secondary Drying Step 1 /2 </w:t>
      </w:r>
      <w:r>
        <w:rPr>
          <w:lang w:val="en-IN"/>
        </w:rPr>
        <w:tab/>
      </w:r>
      <w:r>
        <w:rPr>
          <w:lang w:val="en-IN"/>
        </w:rPr>
        <w:t>250</w:t>
      </w:r>
      <w:r>
        <w:rPr>
          <w:lang w:val="en-IN"/>
        </w:rPr>
        <w:tab/>
      </w:r>
      <w:r>
        <w:rPr>
          <w:lang w:val="en-IN"/>
        </w:rPr>
        <w:t>200-600</w:t>
      </w:r>
      <w:r>
        <w:rPr>
          <w:lang w:val="en-IN"/>
        </w:rPr>
        <w:tab/>
      </w:r>
      <w:r>
        <w:rPr>
          <w:lang w:val="en-IN"/>
        </w:rPr>
        <w:t>200-600</w:t>
      </w:r>
    </w:p>
    <w:p w:rsidR="00B955D4" w:rsidP="00B955D4" w:rsidRDefault="00B955D4" w14:paraId="4010E8B5" w14:textId="77777777">
      <w:pPr>
        <w:pStyle w:val="CommentText"/>
      </w:pPr>
    </w:p>
    <w:p w:rsidR="00B955D4" w:rsidP="00B955D4" w:rsidRDefault="00B955D4" w14:paraId="6E1F8B5C" w14:textId="77777777">
      <w:pPr>
        <w:pStyle w:val="CommentText"/>
      </w:pPr>
      <w:r>
        <w:t>Residual risk is acceptable for current manual vacuum-control system of needle valve. As this is not impacted onto the product quality attributes and process performance.</w:t>
      </w:r>
    </w:p>
  </w:comment>
  <w:comment w:initials="AC" w:author="Aleksandar Cvetkovic" w:date="2026-08-31T18:06:00Z" w:id="745">
    <w:p w:rsidR="006220EF" w:rsidRDefault="006220EF" w14:paraId="13E9AA9F" w14:textId="77777777">
      <w:pPr>
        <w:pStyle w:val="CommentText"/>
      </w:pPr>
      <w:r>
        <w:rPr>
          <w:rStyle w:val="CommentReference"/>
        </w:rPr>
        <w:annotationRef/>
      </w:r>
      <w:r w:rsidRPr="27956AB0">
        <w:t>Please separate the automated vacuum-control upgrade from the immediate control strategy. Since implementation may take time, the investigation should clearly define how the current equipment will be adequately controlled in the interim, including transition/stabilization criteria, monitoring and escalation.</w:t>
      </w:r>
    </w:p>
  </w:comment>
  <w:comment w:initials="SK" w:author="Sachin Kumbhar" w:date="2026-09-03T12:58:00Z" w:id="746">
    <w:p w:rsidR="006220EF" w:rsidP="006220EF" w:rsidRDefault="006220EF" w14:paraId="06434113" w14:textId="77777777">
      <w:pPr>
        <w:pStyle w:val="CommentText"/>
      </w:pPr>
      <w:r>
        <w:rPr>
          <w:rStyle w:val="CommentReference"/>
        </w:rPr>
        <w:annotationRef/>
      </w:r>
      <w:r>
        <w:t>The automated vacuum-control  system is considered a long-term action.</w:t>
      </w:r>
    </w:p>
    <w:p w:rsidR="006220EF" w:rsidP="006220EF" w:rsidRDefault="006220EF" w14:paraId="5D2428ED" w14:textId="77777777">
      <w:pPr>
        <w:pStyle w:val="CommentText"/>
      </w:pPr>
      <w:r>
        <w:t>However As an immediate control measure, the existing manual vacuum-control arrangement will continue to be used with strengthened procedural controls. A maximum 20-minute stabilization period will be provided during the transition into Primary Drying Step 1 to allow the chamber pressure to stabilize within the approved operating range. The BMR instruction will be strengthened to clearly define the needle-valve adjustment, pressure monitoring, and FMEA and PCS also strenthen as control measure</w:t>
      </w:r>
    </w:p>
  </w:comment>
  <w:comment xmlns:w="http://schemas.openxmlformats.org/wordprocessingml/2006/main" w:initials="AC" w:author="Aleksandar Cvetkovic" w:date="2026-09-14T17:43:57" w:id="1425550277">
    <w:p xmlns:w14="http://schemas.microsoft.com/office/word/2010/wordml" xmlns:w="http://schemas.openxmlformats.org/wordprocessingml/2006/main" w:rsidR="15F46FD3" w:rsidRDefault="429AECF2" w14:paraId="2BD44D3F" w14:textId="4A4B6D7D">
      <w:pPr>
        <w:pStyle w:val="CommentText"/>
      </w:pPr>
      <w:r>
        <w:rPr>
          <w:rStyle w:val="CommentReference"/>
        </w:rPr>
        <w:annotationRef/>
      </w:r>
      <w:r w:rsidRPr="4C74A7E2" w:rsidR="0063A24F">
        <w:t>Comment addressed through Attachment 4. Broader comments on the proposed control strategy and use of the 20-minute period will be provided separately.</w:t>
      </w:r>
    </w:p>
  </w:comment>
  <w:comment xmlns:w="http://schemas.openxmlformats.org/wordprocessingml/2006/main" w:initials="AC" w:author="Aleksandar Cvetkovic" w:date="2026-09-14T17:45:44" w:id="1814965218">
    <w:p xmlns:w14="http://schemas.microsoft.com/office/word/2010/wordml" xmlns:w="http://schemas.openxmlformats.org/wordprocessingml/2006/main" w:rsidR="2CD64B1F" w:rsidRDefault="6493210B" w14:paraId="75F31BBE" w14:textId="42F441A7">
      <w:pPr>
        <w:pStyle w:val="CommentText"/>
      </w:pPr>
      <w:r>
        <w:rPr>
          <w:rStyle w:val="CommentReference"/>
        </w:rPr>
        <w:annotationRef/>
      </w:r>
      <w:r w:rsidRPr="7C7F6873" w:rsidR="279417E1">
        <w:t>Addressed through Attachment 4. Broader comments regarding the framing of the 20-minute period and the overall prevention/correction control strategy are provided separately.</w:t>
      </w:r>
    </w:p>
  </w:comment>
  <w:comment xmlns:w="http://schemas.openxmlformats.org/wordprocessingml/2006/main" w:initials="AC" w:author="Aleksandar Cvetkovic" w:date="2026-09-14T17:47:19" w:id="188074656">
    <w:p xmlns:w14="http://schemas.microsoft.com/office/word/2010/wordml" xmlns:w="http://schemas.openxmlformats.org/wordprocessingml/2006/main" w:rsidR="38616F93" w:rsidRDefault="7A81FE0A" w14:paraId="7BE541F2" w14:textId="37405CC1">
      <w:pPr>
        <w:pStyle w:val="CommentText"/>
      </w:pPr>
      <w:r>
        <w:rPr>
          <w:rStyle w:val="CommentReference"/>
        </w:rPr>
        <w:annotationRef/>
      </w:r>
      <w:r w:rsidRPr="40A3D6DE" w:rsidR="4DDA93F8">
        <w:t>Addressed through Attachment 4. Broader comments on the proposed control strategy and framing of the 20-minute period will be provided separately.</w:t>
      </w:r>
    </w:p>
  </w:comment>
  <w:comment xmlns:w="http://schemas.openxmlformats.org/wordprocessingml/2006/main" w:initials="AC" w:author="Aleksandar Cvetkovic" w:date="2026-09-14T17:50:17" w:id="1344442306">
    <w:p xmlns:w14="http://schemas.microsoft.com/office/word/2010/wordml" xmlns:w="http://schemas.openxmlformats.org/wordprocessingml/2006/main" w:rsidR="45EE2E07" w:rsidRDefault="73D6089D" w14:paraId="7920C397" w14:textId="7FA4E7A3">
      <w:pPr>
        <w:pStyle w:val="CommentText"/>
      </w:pPr>
      <w:r>
        <w:rPr>
          <w:rStyle w:val="CommentReference"/>
        </w:rPr>
        <w:annotationRef/>
      </w:r>
      <w:r w:rsidRPr="4584C9D2" w:rsidR="103E9ACB">
        <w:t>Thank you for the clarification. Please reconsider the characterization of the 20-minute period as an “allowable CPP excursion.” The approved operating range remains 650–950 µbar and the primary control strategy should be prevention of excursions and immediate correction if one occurs. Historical manufacturing experience may support a maximum intervention/recovery boundary, but should not be interpreted as establishing routine allowable operation outside the approved CPP range. Please align the investigation and Attachment 4 accordingly.</w:t>
      </w:r>
    </w:p>
  </w:comment>
  <w:comment xmlns:w="http://schemas.openxmlformats.org/wordprocessingml/2006/main" w:initials="AC" w:author="Aleksandar Cvetkovic" w:date="2026-09-14T17:52:58" w:id="752866452">
    <w:p xmlns:w14="http://schemas.microsoft.com/office/word/2010/wordml" xmlns:w="http://schemas.openxmlformats.org/wordprocessingml/2006/main" w:rsidR="67701DCB" w:rsidRDefault="6AD0BD14" w14:paraId="5F17A035" w14:textId="036FFB82">
      <w:pPr>
        <w:pStyle w:val="CommentText"/>
      </w:pPr>
      <w:r>
        <w:rPr>
          <w:rStyle w:val="CommentReference"/>
        </w:rPr>
        <w:annotationRef/>
      </w:r>
      <w:r w:rsidRPr="66C3EE1A" w:rsidR="1E50333A">
        <w:t>The update does not yet define an objective stabilization endpoint. Please specify a contemporaneous criterion, such as a defined number of consecutive in-range readings or a defined duration within the approved operating range without further needle-valve adjustment, to determine when stabilization/recovery is complete.</w:t>
      </w:r>
    </w:p>
  </w:comment>
  <w:comment xmlns:w="http://schemas.openxmlformats.org/wordprocessingml/2006/main" w:initials="AC" w:author="Aleksandar Cvetkovic" w:date="2026-09-14T17:54:36" w:id="838226311">
    <w:p xmlns:w14="http://schemas.microsoft.com/office/word/2010/wordml" xmlns:w="http://schemas.openxmlformats.org/wordprocessingml/2006/main" w:rsidR="1EED2E7B" w:rsidRDefault="35F0DE36" w14:paraId="701D4408" w14:textId="4FC51778">
      <w:pPr>
        <w:pStyle w:val="CommentText"/>
      </w:pPr>
      <w:r>
        <w:rPr>
          <w:rStyle w:val="CommentReference"/>
        </w:rPr>
        <w:annotationRef/>
      </w:r>
      <w:r w:rsidRPr="7AF63A54" w:rsidR="06EC0E21">
        <w:t>Please provide the CAPA/change-control reference(s), responsible owner(s), target completion dates and effectiveness criteria for the identified short- and long-term actions. Please also identify which actions are required to be completed prior to PPQ.</w:t>
      </w:r>
    </w:p>
  </w:comment>
  <w:comment xmlns:w="http://schemas.openxmlformats.org/wordprocessingml/2006/main" w:initials="AC" w:author="Aleksandar Cvetkovic" w:date="2026-09-14T17:56:44" w:id="536778676">
    <w:p xmlns:w14="http://schemas.microsoft.com/office/word/2010/wordml" xmlns:w="http://schemas.openxmlformats.org/wordprocessingml/2006/main" w:rsidR="11FA49B3" w:rsidRDefault="4D542C42" w14:paraId="28243841" w14:textId="23AA93F4">
      <w:pPr>
        <w:pStyle w:val="CommentText"/>
      </w:pPr>
      <w:r>
        <w:rPr>
          <w:rStyle w:val="CommentReference"/>
        </w:rPr>
        <w:annotationRef/>
      </w:r>
      <w:r w:rsidRPr="6E0A056D" w:rsidR="65B0DB95">
        <w:t>Attachment 4 does not clearly address this point. Please define the start of the 20-minute period and confirm that it represents total elapsed recovery time and does not restart following subsequent needle-valve adjustments.</w:t>
      </w:r>
    </w:p>
  </w:comment>
  <w:comment xmlns:w="http://schemas.openxmlformats.org/wordprocessingml/2006/main" w:initials="AC" w:author="Aleksandar Cvetkovic" w:date="2026-09-15T07:45:10" w:id="540156715">
    <w:p xmlns:w14="http://schemas.microsoft.com/office/word/2010/wordml" xmlns:w="http://schemas.openxmlformats.org/wordprocessingml/2006/main" w:rsidR="5E948297" w:rsidRDefault="51C6F114" w14:paraId="665909F5" w14:textId="7F90BDBD">
      <w:pPr>
        <w:pStyle w:val="CommentText"/>
      </w:pPr>
      <w:r>
        <w:rPr>
          <w:rStyle w:val="CommentReference"/>
        </w:rPr>
        <w:annotationRef/>
      </w:r>
      <w:r w:rsidRPr="5D14BC76" w:rsidR="7210BCFD">
        <w:t>Please revise this section so that the control strategy is presented in the correct sequence: prevention of the excursion, early detection and immediate restoration of pressure to the approved operating range, with the 20-minute period used only as a maximum recovery/escalation boundary. The current wording places the 20-minute allowance at the center of the control strategy rather than the preventive and early-response controls discussed the meeting discussion on 09-Sep.</w:t>
      </w:r>
    </w:p>
  </w:comment>
  <w:comment xmlns:w="http://schemas.openxmlformats.org/wordprocessingml/2006/main" w:initials="AC" w:author="Aleksandar Cvetkovic" w:date="2026-09-15T07:48:53" w:id="755211706">
    <w:p xmlns:w14="http://schemas.microsoft.com/office/word/2010/wordml" xmlns:w="http://schemas.openxmlformats.org/wordprocessingml/2006/main" w:rsidR="3FD32B88" w:rsidRDefault="675215DF" w14:paraId="1795E360" w14:textId="6A5092CB">
      <w:pPr>
        <w:pStyle w:val="CommentText"/>
      </w:pPr>
      <w:r>
        <w:rPr>
          <w:rStyle w:val="CommentReference"/>
        </w:rPr>
        <w:annotationRef/>
      </w:r>
      <w:r w:rsidRPr="0B61639E" w:rsidR="43BA1928">
        <w:t xml:space="preserve">The absence of operator error does not by itself establish the equipment configuration as the sole root cause. The historical recurrence is interminant, and the 09-Sep discussion identified monitoring, readiness, timing of intervention, procedural controls and operator-dependent manual adjustment as relevant contributors. Please distinguish the inherent equipment limitation from the conditions that determine whether an excursion occurs and how severe/prolonged it becomes. </w:t>
      </w:r>
    </w:p>
  </w:comment>
  <w:comment xmlns:w="http://schemas.openxmlformats.org/wordprocessingml/2006/main" w:initials="AC" w:author="Aleksandar Cvetkovic" w:date="2026-09-15T07:50:45" w:id="253625747">
    <w:p xmlns:w14="http://schemas.microsoft.com/office/word/2010/wordml" xmlns:w="http://schemas.openxmlformats.org/wordprocessingml/2006/main" w:rsidR="3966DA32" w:rsidRDefault="4DA2476F" w14:paraId="7E42CF7D" w14:textId="211C5250">
      <w:pPr>
        <w:pStyle w:val="CommentText"/>
      </w:pPr>
      <w:r>
        <w:rPr>
          <w:rStyle w:val="CommentReference"/>
        </w:rPr>
        <w:annotationRef/>
      </w:r>
      <w:r w:rsidRPr="25CEB19E" w:rsidR="647BA995">
        <w:t>Please expand the scope assessment to explain why this behavior occurred only in some historical batches, while other batches completed Primary Drying Step 1 without a similar excursion. Where supported by available data, please identify the conditions that may differentiate the affected and unaffected batches and define the corresponding preventive controls.</w:t>
      </w:r>
    </w:p>
  </w:comment>
  <w:comment xmlns:w="http://schemas.openxmlformats.org/wordprocessingml/2006/main" w:initials="AC" w:author="Aleksandar Cvetkovic" w:date="2026-09-15T07:52:53" w:id="658901976">
    <w:p xmlns:w14="http://schemas.microsoft.com/office/word/2010/wordml" xmlns:w="http://schemas.openxmlformats.org/wordprocessingml/2006/main" w:rsidR="20718C68" w:rsidRDefault="3D9C7FAF" w14:paraId="1C48645D" w14:textId="0A73E0B9">
      <w:pPr>
        <w:pStyle w:val="CommentText"/>
      </w:pPr>
      <w:r>
        <w:rPr>
          <w:rStyle w:val="CommentReference"/>
        </w:rPr>
        <w:annotationRef/>
      </w:r>
      <w:r w:rsidRPr="08FCE61F" w:rsidR="1A31BEFE">
        <w:t>Please clearly identify which short-term controls must be completed and effective before PPQ and which actions may be completed after PPQ as part of the long-term CAPA plan. The controls that will be in place at PPQ entry should be clearly defined.</w:t>
      </w:r>
    </w:p>
  </w:comment>
  <w:comment xmlns:w="http://schemas.openxmlformats.org/wordprocessingml/2006/main" w:initials="AC" w:author="Aleksandar Cvetkovic" w:date="2026-09-15T07:56:26" w:id="335959267">
    <w:p xmlns:w14="http://schemas.microsoft.com/office/word/2010/wordml" xmlns:w="http://schemas.openxmlformats.org/wordprocessingml/2006/main" w:rsidR="5E983499" w:rsidRDefault="45F27298" w14:paraId="44799FCE" w14:textId="0D94A55B">
      <w:pPr>
        <w:pStyle w:val="CommentText"/>
      </w:pPr>
      <w:r>
        <w:rPr>
          <w:rStyle w:val="CommentReference"/>
        </w:rPr>
        <w:annotationRef/>
      </w:r>
      <w:r w:rsidRPr="45F357E2" w:rsidR="1AD040A7">
        <w:t>Please clearly define the response in the BMR/SOP, including who will monitor Primary Drying Step 1, who will make the required adjustment, when Engineering escalation is required, and how the response will be documented. The procedure should clearly state what will be done, how it will be done, and who is responsible.</w:t>
      </w:r>
    </w:p>
  </w:comment>
  <w:comment xmlns:w="http://schemas.openxmlformats.org/wordprocessingml/2006/main" w:initials="AC" w:author="Aleksandar Cvetkovic" w:date="2026-09-15T08:21:07" w:id="727946581">
    <w:p xmlns:w14="http://schemas.microsoft.com/office/word/2010/wordml" xmlns:w="http://schemas.openxmlformats.org/wordprocessingml/2006/main" w:rsidR="085FD773" w:rsidRDefault="312BCC86" w14:paraId="1B4D7BFD" w14:textId="1458461D">
      <w:pPr>
        <w:pStyle w:val="CommentText"/>
      </w:pPr>
      <w:r>
        <w:rPr>
          <w:rStyle w:val="CommentReference"/>
        </w:rPr>
        <w:annotationRef/>
      </w:r>
      <w:r w:rsidRPr="5B76C969" w:rsidR="3FB89A13">
        <w:t>Please revise the identified procedural gap. The current BMR verifies the needle-valve position but does not adequately define the controls needed to maintain vacuum within the approved range during transition into Primary Drying Step 1. Please align with the investigation and proposed study controls, including the defined starting position, monitoring during transition, controlled adjustment, and immediate response to any excursion.</w:t>
      </w:r>
    </w:p>
  </w:comment>
  <w:comment xmlns:w="http://schemas.openxmlformats.org/wordprocessingml/2006/main" w:initials="AC" w:author="Aleksandar Cvetkovic" w:date="2026-09-15T08:26:12" w:id="1148308319">
    <w:p xmlns:w14="http://schemas.microsoft.com/office/word/2010/wordml" xmlns:w="http://schemas.openxmlformats.org/wordprocessingml/2006/main" w:rsidR="723BDFF8" w:rsidRDefault="04FCD679" w14:paraId="22E9185B" w14:textId="10D89343">
      <w:pPr>
        <w:pStyle w:val="CommentText"/>
      </w:pPr>
      <w:r>
        <w:rPr>
          <w:rStyle w:val="CommentReference"/>
        </w:rPr>
        <w:annotationRef/>
      </w:r>
      <w:r w:rsidRPr="31C3700C" w:rsidR="3C6B7C4D">
        <w:t>Please clarify this statement. The excursion occurred during Primary Drying Step 1, where the applicable CPP range is 650–950 µbar. The wording should not imply that there is a stabilization period during which the approved CPP range does not apply.</w:t>
      </w:r>
    </w:p>
  </w:comment>
  <w:comment xmlns:w="http://schemas.openxmlformats.org/wordprocessingml/2006/main" w:initials="AC" w:author="Aleksandar Cvetkovic" w:date="2026-09-15T08:30:32" w:id="26663168">
    <w:p xmlns:w14="http://schemas.microsoft.com/office/word/2010/wordml" xmlns:w="http://schemas.openxmlformats.org/wordprocessingml/2006/main" w:rsidR="017B6A65" w:rsidRDefault="3112DC0A" w14:paraId="0A3E3CB7" w14:textId="479CF79F">
      <w:pPr>
        <w:pStyle w:val="CommentText"/>
      </w:pPr>
      <w:r>
        <w:rPr>
          <w:rStyle w:val="CommentReference"/>
        </w:rPr>
        <w:annotationRef/>
      </w:r>
      <w:r w:rsidRPr="08030B49" w:rsidR="12BB5D76">
        <w:t>Suggested rewrite:'is limited to verification of the needle-valve position and is insufficient to ensure a controlled transition and maintenance of chamber vacuum within the approved CPP operating range during Primary Drying Step 1"</w:t>
      </w:r>
    </w:p>
  </w:comment>
  <w:comment xmlns:w="http://schemas.openxmlformats.org/wordprocessingml/2006/main" w:initials="AC" w:author="Aleksandar Cvetkovic" w:date="2026-09-15T08:30:53" w:id="1130908040">
    <w:p xmlns:w14="http://schemas.microsoft.com/office/word/2010/wordml" xmlns:w="http://schemas.openxmlformats.org/wordprocessingml/2006/main" w:rsidR="36A8F9A1" w:rsidRDefault="56AAB4AF" w14:paraId="6B484545" w14:textId="76E3D452">
      <w:pPr>
        <w:pStyle w:val="CommentText"/>
      </w:pPr>
      <w:r>
        <w:rPr>
          <w:rStyle w:val="CommentReference"/>
        </w:rPr>
        <w:annotationRef/>
      </w:r>
      <w:r w:rsidRPr="6B092540" w:rsidR="215772FC">
        <w:t>Suggested rewrite:"to strengthen the preventive, monitoring, intervention and recovery controls required"</w:t>
      </w:r>
    </w:p>
  </w:comment>
</w:comments>
</file>

<file path=word/commentsExtended.xml><?xml version="1.0" encoding="utf-8"?>
<w15:commentsEx xmlns:mc="http://schemas.openxmlformats.org/markup-compatibility/2006" xmlns:w15="http://schemas.microsoft.com/office/word/2012/wordml" mc:Ignorable="w15">
  <w15:commentEx w15:done="1" w15:paraId="32631635"/>
  <w15:commentEx w15:done="1" w15:paraId="66860ED1" w15:paraIdParent="32631635"/>
  <w15:commentEx w15:done="1" w15:paraId="4E8231DF" w15:paraIdParent="32631635"/>
  <w15:commentEx w15:done="1" w15:paraId="653E7481" w15:paraIdParent="32631635"/>
  <w15:commentEx w15:done="1" w15:paraId="768D82C7"/>
  <w15:commentEx w15:done="1" w15:paraId="2DDF0AEC" w15:paraIdParent="768D82C7"/>
  <w15:commentEx w15:done="1" w15:paraId="382671F8"/>
  <w15:commentEx w15:done="1" w15:paraId="4D083D75" w15:paraIdParent="382671F8"/>
  <w15:commentEx w15:done="1" w15:paraId="01BAB608"/>
  <w15:commentEx w15:done="1" w15:paraId="5D60C3B2" w15:paraIdParent="01BAB608"/>
  <w15:commentEx w15:done="1" w15:paraId="5C73D281"/>
  <w15:commentEx w15:done="1" w15:paraId="0C94E76D" w15:paraIdParent="5C73D281"/>
  <w15:commentEx w15:done="1" w15:paraId="53893DE9" w15:paraIdParent="5C73D281"/>
  <w15:commentEx w15:done="1" w15:paraId="4D42A652" w15:paraIdParent="5C73D281"/>
  <w15:commentEx w15:done="0" w15:paraId="4ADEF9D9"/>
  <w15:commentEx w15:done="1" w15:paraId="6895997F"/>
  <w15:commentEx w15:done="1" w15:paraId="7651BD75"/>
  <w15:commentEx w15:done="0" w15:paraId="1A9063B1"/>
  <w15:commentEx w15:done="0" w15:paraId="6C3320EC" w15:paraIdParent="1A9063B1"/>
  <w15:commentEx w15:done="0" w15:paraId="5641F7E3" w15:paraIdParent="1A9063B1"/>
  <w15:commentEx w15:done="0" w15:paraId="0BA186A4" w15:paraIdParent="1A9063B1"/>
  <w15:commentEx w15:done="0" w15:paraId="464F5434"/>
  <w15:commentEx w15:done="0" w15:paraId="723969D5" w15:paraIdParent="464F5434"/>
  <w15:commentEx w15:done="0" w15:paraId="694B2014" w15:paraIdParent="464F5434"/>
  <w15:commentEx w15:done="0" w15:paraId="35472BB9" w15:paraIdParent="464F5434"/>
  <w15:commentEx w15:done="0" w15:paraId="3024EA21"/>
  <w15:commentEx w15:done="0" w15:paraId="348B7763" w15:paraIdParent="3024EA21"/>
  <w15:commentEx w15:done="0" w15:paraId="70B2331F" w15:paraIdParent="3024EA21"/>
  <w15:commentEx w15:done="0" w15:paraId="0DB2A623" w15:paraIdParent="3024EA21"/>
  <w15:commentEx w15:done="0" w15:paraId="288AEC22"/>
  <w15:commentEx w15:done="1" w15:paraId="719F2382"/>
  <w15:commentEx w15:done="1" w15:paraId="382C0D01" w15:paraIdParent="719F2382"/>
  <w15:commentEx w15:done="1" w15:paraId="11AE8E52" w15:paraIdParent="719F2382"/>
  <w15:commentEx w15:done="1" w15:paraId="26258107" w15:paraIdParent="719F2382"/>
  <w15:commentEx w15:done="0" w15:paraId="74C66A75"/>
  <w15:commentEx w15:done="0" w15:paraId="4ADFF075" w15:paraIdParent="74C66A75"/>
  <w15:commentEx w15:done="0" w15:paraId="2A7E3A02" w15:paraIdParent="74C66A75"/>
  <w15:commentEx w15:done="0" w15:paraId="371592A1"/>
  <w15:commentEx w15:done="0" w15:paraId="01591586" w15:paraIdParent="371592A1"/>
  <w15:commentEx w15:done="0" w15:paraId="72F0742E" w15:paraIdParent="371592A1"/>
  <w15:commentEx w15:done="0" w15:paraId="041A8BD2" w15:paraIdParent="371592A1"/>
  <w15:commentEx w15:done="0" w15:paraId="5285498D"/>
  <w15:commentEx w15:done="0" w15:paraId="045896FF" w15:paraIdParent="5285498D"/>
  <w15:commentEx w15:done="0" w15:paraId="4CF895D4" w15:paraIdParent="5285498D"/>
  <w15:commentEx w15:done="0" w15:paraId="6B551E62" w15:paraIdParent="5285498D"/>
  <w15:commentEx w15:done="1" w15:paraId="3CC8E447"/>
  <w15:commentEx w15:done="1" w15:paraId="0D09DA2D" w15:paraIdParent="3CC8E447"/>
  <w15:commentEx w15:done="1" w15:paraId="106C292B"/>
  <w15:commentEx w15:done="1" w15:paraId="4C15EAFD"/>
  <w15:commentEx w15:done="1" w15:paraId="0E63DD04" w15:paraIdParent="4C15EAFD"/>
  <w15:commentEx w15:done="1" w15:paraId="7B5DBC69"/>
  <w15:commentEx w15:done="1" w15:paraId="37C56AFD" w15:paraIdParent="7B5DBC69"/>
  <w15:commentEx w15:done="0" w15:paraId="296A6B63"/>
  <w15:commentEx w15:done="0" w15:paraId="23D4ADD1" w15:paraIdParent="296A6B63"/>
  <w15:commentEx w15:done="1" w15:paraId="70786868"/>
  <w15:commentEx w15:done="1" w15:paraId="4A74698C" w15:paraIdParent="70786868"/>
  <w15:commentEx w15:done="0" w15:paraId="1229C1D7"/>
  <w15:commentEx w15:done="0" w15:paraId="4346997D" w15:paraIdParent="1229C1D7"/>
  <w15:commentEx w15:done="1" w15:paraId="605666B7"/>
  <w15:commentEx w15:done="1" w15:paraId="6E1F8B5C" w15:paraIdParent="605666B7"/>
  <w15:commentEx w15:done="1" w15:paraId="13E9AA9F"/>
  <w15:commentEx w15:done="1" w15:paraId="5D2428ED" w15:paraIdParent="13E9AA9F"/>
  <w15:commentEx w15:done="0" w15:paraId="2BD44D3F" w15:paraIdParent="1A9063B1"/>
  <w15:commentEx w15:done="0" w15:paraId="75F31BBE" w15:paraIdParent="464F5434"/>
  <w15:commentEx w15:done="0" w15:paraId="7BE541F2" w15:paraIdParent="3024EA21"/>
  <w15:commentEx w15:done="0" w15:paraId="7920C397" w15:paraIdParent="371592A1"/>
  <w15:commentEx w15:done="0" w15:paraId="5F17A035" w15:paraIdParent="5285498D"/>
  <w15:commentEx w15:done="0" w15:paraId="701D4408" w15:paraIdParent="296A6B63"/>
  <w15:commentEx w15:done="0" w15:paraId="28243841" w15:paraIdParent="1229C1D7"/>
  <w15:commentEx w15:done="0" w15:paraId="665909F5"/>
  <w15:commentEx w15:done="0" w15:paraId="1795E360"/>
  <w15:commentEx w15:done="0" w15:paraId="7E42CF7D"/>
  <w15:commentEx w15:done="0" w15:paraId="1C48645D"/>
  <w15:commentEx w15:done="0" w15:paraId="44799FCE"/>
  <w15:commentEx w15:done="0" w15:paraId="1B4D7BFD"/>
  <w15:commentEx w15:done="0" w15:paraId="22E9185B"/>
  <w15:commentEx w15:done="0" w15:paraId="0A3E3CB7"/>
  <w15:commentEx w15:done="0" w15:paraId="6B48454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E1C5615" w16cex:dateUtc="2026-08-31T22:12:00Z"/>
  <w16cex:commentExtensible w16cex:durableId="20A2B6C6" w16cex:dateUtc="2026-09-02T08:21:00Z"/>
  <w16cex:commentExtensible w16cex:durableId="4138C3C9" w16cex:dateUtc="2026-09-04T13:40:00Z"/>
  <w16cex:commentExtensible w16cex:durableId="281635C7" w16cex:dateUtc="2026-09-12T03:12:00Z"/>
  <w16cex:commentExtensible w16cex:durableId="4DFA5BC1" w16cex:dateUtc="2026-08-31T22:18:00Z"/>
  <w16cex:commentExtensible w16cex:durableId="5A4E7238" w16cex:dateUtc="2026-09-02T08:22:00Z"/>
  <w16cex:commentExtensible w16cex:durableId="02790AC6" w16cex:dateUtc="2026-08-31T22:17:00Z"/>
  <w16cex:commentExtensible w16cex:durableId="329D0A22" w16cex:dateUtc="2026-09-02T08:38:00Z"/>
  <w16cex:commentExtensible w16cex:durableId="50806629" w16cex:dateUtc="2026-09-04T07:22:00Z"/>
  <w16cex:commentExtensible w16cex:durableId="40235594" w16cex:dateUtc="2026-09-04T13:47:00Z"/>
  <w16cex:commentExtensible w16cex:durableId="175E5EF8" w16cex:dateUtc="2026-08-31T22:01:00Z"/>
  <w16cex:commentExtensible w16cex:durableId="59171503" w16cex:dateUtc="2026-09-03T09:20:00Z"/>
  <w16cex:commentExtensible w16cex:durableId="06ABD79B" w16cex:dateUtc="2026-09-04T13:54:00Z"/>
  <w16cex:commentExtensible w16cex:durableId="6396117F" w16cex:dateUtc="2026-09-11T06:55:00Z"/>
  <w16cex:commentExtensible w16cex:durableId="35EF8F22" w16cex:dateUtc="2026-09-11T13:09:00Z">
    <w16cex:extLst>
      <w16:ext w16:uri="{CE6994B0-6A32-4C9F-8C6B-6E91EDA988CE}">
        <cr:reactions xmlns:cr="http://schemas.microsoft.com/office/comments/2020/reactions">
          <cr:reaction reactionType="1">
            <cr:reactionInfo dateUtc="2026-09-14T21:09:08.412Z">
              <cr:user userId="S::aleksandar.cvetkovic_civicarx.org#ext#@mjbiopharm.onmicrosoft.com::207639a7-48fd-4cee-b88c-dc1e8191b75f" userProvider="AD" userName="Aleksandar Cvetkovic"/>
            </cr:reactionInfo>
          </cr:reaction>
        </cr:reactions>
      </w16:ext>
    </w16cex:extLst>
  </w16cex:commentExtensible>
  <w16cex:commentExtensible w16cex:durableId="46025E2E" w16cex:dateUtc="2026-09-04T07:20:00Z"/>
  <w16cex:commentExtensible w16cex:durableId="04FE899A" w16cex:dateUtc="2026-09-04T07:20:00Z"/>
  <w16cex:commentExtensible w16cex:durableId="4CE7047E" w16cex:dateUtc="2026-08-31T21:59:00Z"/>
  <w16cex:commentExtensible w16cex:durableId="474EF89C" w16cex:dateUtc="2026-09-03T04:06:00Z"/>
  <w16cex:commentExtensible w16cex:durableId="2F62354C" w16cex:dateUtc="2026-09-04T13:56:00Z"/>
  <w16cex:commentExtensible w16cex:durableId="08738BED" w16cex:dateUtc="2026-09-11T06:57:00Z"/>
  <w16cex:commentExtensible w16cex:durableId="0D019BEA" w16cex:dateUtc="2026-08-31T21:50:00Z"/>
  <w16cex:commentExtensible w16cex:durableId="3EF5147B" w16cex:dateUtc="2026-09-03T04:15:00Z"/>
  <w16cex:commentExtensible w16cex:durableId="3FA2C432" w16cex:dateUtc="2026-09-04T14:04:00Z"/>
  <w16cex:commentExtensible w16cex:durableId="68E10703" w16cex:dateUtc="2026-09-11T06:57:00Z"/>
  <w16cex:commentExtensible w16cex:durableId="4A7329D2" w16cex:dateUtc="2026-08-31T21:50:00Z"/>
  <w16cex:commentExtensible w16cex:durableId="74F7E904" w16cex:dateUtc="2026-09-03T04:15:00Z"/>
  <w16cex:commentExtensible w16cex:durableId="6DA34330" w16cex:dateUtc="2026-09-04T14:04:00Z"/>
  <w16cex:commentExtensible w16cex:durableId="4EAF15F4" w16cex:dateUtc="2026-09-11T06:58:00Z"/>
  <w16cex:commentExtensible w16cex:durableId="1841BCF2" w16cex:dateUtc="2026-09-11T13:19:00Z">
    <w16cex:extLst>
      <w16:ext w16:uri="{CE6994B0-6A32-4C9F-8C6B-6E91EDA988CE}">
        <cr:reactions xmlns:cr="http://schemas.microsoft.com/office/comments/2020/reactions">
          <cr:reaction reactionType="1">
            <cr:reactionInfo dateUtc="2026-09-14T21:47:30.593Z">
              <cr:user userId="S::aleksandar.cvetkovic_civicarx.org#ext#@mjbiopharm.onmicrosoft.com::207639a7-48fd-4cee-b88c-dc1e8191b75f" userProvider="AD" userName="Aleksandar Cvetkovic"/>
            </cr:reactionInfo>
          </cr:reaction>
        </cr:reactions>
      </w16:ext>
    </w16cex:extLst>
  </w16cex:commentExtensible>
  <w16cex:commentExtensible w16cex:durableId="4CC65059" w16cex:dateUtc="2026-08-31T21:51:00Z"/>
  <w16cex:commentExtensible w16cex:durableId="7506F605" w16cex:dateUtc="2026-09-02T09:23:00Z"/>
  <w16cex:commentExtensible w16cex:durableId="4B50B1FB" w16cex:dateUtc="2026-09-04T14:06:00Z"/>
  <w16cex:commentExtensible w16cex:durableId="0FFF48EF" w16cex:dateUtc="2026-09-11T06:58:00Z"/>
  <w16cex:commentExtensible w16cex:durableId="16103B8D" w16cex:dateUtc="2026-08-31T22:05:00Z"/>
  <w16cex:commentExtensible w16cex:durableId="316CB71B" w16cex:dateUtc="2026-09-04T07:35:00Z"/>
  <w16cex:commentExtensible w16cex:durableId="3874A5D6" w16cex:dateUtc="2026-09-04T14:09:00Z"/>
  <w16cex:commentExtensible w16cex:durableId="5ACECE9C" w16cex:dateUtc="2026-08-31T21:50:00Z"/>
  <w16cex:commentExtensible w16cex:durableId="182B6C90" w16cex:dateUtc="2026-09-03T09:27:00Z"/>
  <w16cex:commentExtensible w16cex:durableId="09C254C5" w16cex:dateUtc="2026-09-04T14:08:00Z"/>
  <w16cex:commentExtensible w16cex:durableId="4F80B339" w16cex:dateUtc="2026-09-11T06:59:00Z"/>
  <w16cex:commentExtensible w16cex:durableId="276B3F80" w16cex:dateUtc="2026-08-31T21:56:00Z"/>
  <w16cex:commentExtensible w16cex:durableId="2B238576" w16cex:dateUtc="2026-09-03T06:48:00Z"/>
  <w16cex:commentExtensible w16cex:durableId="5A143978" w16cex:dateUtc="2026-09-04T14:11:00Z"/>
  <w16cex:commentExtensible w16cex:durableId="626F2868" w16cex:dateUtc="2026-09-11T07:01:00Z"/>
  <w16cex:commentExtensible w16cex:durableId="29212813" w16cex:dateUtc="2026-08-31T21:58:00Z"/>
  <w16cex:commentExtensible w16cex:durableId="1EF7DFDA" w16cex:dateUtc="2026-09-03T07:01:00Z"/>
  <w16cex:commentExtensible w16cex:durableId="6F33A2CB" w16cex:dateUtc="2026-09-04T06:33:00Z"/>
  <w16cex:commentExtensible w16cex:durableId="1B301045" w16cex:dateUtc="2026-08-31T22:02:00Z"/>
  <w16cex:commentExtensible w16cex:durableId="11808C1F" w16cex:dateUtc="2026-09-03T07:11:00Z"/>
  <w16cex:commentExtensible w16cex:durableId="3FB2DABC" w16cex:dateUtc="2026-09-04T14:26:00Z"/>
  <w16cex:commentExtensible w16cex:durableId="34304138" w16cex:dateUtc="2026-09-11T07:21:00Z"/>
  <w16cex:commentExtensible w16cex:durableId="50EBB437" w16cex:dateUtc="2026-09-04T14:20:00Z"/>
  <w16cex:commentExtensible w16cex:durableId="3C0E060F" w16cex:dateUtc="2026-09-11T07:06:00Z"/>
  <w16cex:commentExtensible w16cex:durableId="448C4B4B" w16cex:dateUtc="2026-08-31T22:06:00Z"/>
  <w16cex:commentExtensible w16cex:durableId="6CC57C1C" w16cex:dateUtc="2026-09-03T07:28:00Z"/>
  <w16cex:commentExtensible w16cex:durableId="3502B93A" w16cex:dateUtc="2026-09-04T14:19:00Z"/>
  <w16cex:commentExtensible w16cex:durableId="5092DE30" w16cex:dateUtc="2026-09-11T07:10:00Z"/>
  <w16cex:commentExtensible w16cex:durableId="39DA7D4F" w16cex:dateUtc="2026-08-31T22:17:00Z"/>
  <w16cex:commentExtensible w16cex:durableId="7D568CF1" w16cex:dateUtc="2026-09-03T11:16:00Z"/>
  <w16cex:commentExtensible w16cex:durableId="4D0EC55B" w16cex:dateUtc="2026-08-31T22:06:00Z"/>
  <w16cex:commentExtensible w16cex:durableId="60875897" w16cex:dateUtc="2026-09-03T07:28:00Z"/>
  <w16cex:commentExtensible w16cex:durableId="58AB1BE0" w16cex:dateUtc="2026-09-14T21:43:57.53Z"/>
  <w16cex:commentExtensible w16cex:durableId="140A6633" w16cex:dateUtc="2026-09-14T21:45:44.861Z"/>
  <w16cex:commentExtensible w16cex:durableId="0F9697F3" w16cex:dateUtc="2026-09-14T21:47:19.442Z"/>
  <w16cex:commentExtensible w16cex:durableId="6592A722" w16cex:dateUtc="2026-09-14T21:50:17.985Z"/>
  <w16cex:commentExtensible w16cex:durableId="60160224" w16cex:dateUtc="2026-09-14T21:52:58.797Z"/>
  <w16cex:commentExtensible w16cex:durableId="26C7D4C6" w16cex:dateUtc="2026-09-14T21:54:36.23Z"/>
  <w16cex:commentExtensible w16cex:durableId="06E881E2" w16cex:dateUtc="2026-09-14T21:56:44.566Z"/>
  <w16cex:commentExtensible w16cex:durableId="05C9F969" w16cex:dateUtc="2026-09-15T11:45:10.538Z"/>
  <w16cex:commentExtensible w16cex:durableId="7B893BAA" w16cex:dateUtc="2026-09-15T11:48:53.252Z"/>
  <w16cex:commentExtensible w16cex:durableId="09801112" w16cex:dateUtc="2026-09-15T11:50:45.629Z"/>
  <w16cex:commentExtensible w16cex:durableId="0D8B9FD9" w16cex:dateUtc="2026-09-15T11:52:53.717Z"/>
  <w16cex:commentExtensible w16cex:durableId="7910B66C" w16cex:dateUtc="2026-09-15T11:56:26.69Z"/>
  <w16cex:commentExtensible w16cex:durableId="71A880C2" w16cex:dateUtc="2026-09-15T12:21:07.501Z"/>
  <w16cex:commentExtensible w16cex:durableId="166DCF28" w16cex:dateUtc="2026-09-15T12:26:12.394Z"/>
  <w16cex:commentExtensible w16cex:durableId="1017DCCE" w16cex:dateUtc="2026-09-15T12:30:32.423Z"/>
  <w16cex:commentExtensible w16cex:durableId="3D0C0045" w16cex:dateUtc="2026-09-15T12:30:53.904Z"/>
</w16cex:commentsExtensible>
</file>

<file path=word/commentsIds.xml><?xml version="1.0" encoding="utf-8"?>
<w16cid:commentsIds xmlns:mc="http://schemas.openxmlformats.org/markup-compatibility/2006" xmlns:w16cid="http://schemas.microsoft.com/office/word/2016/wordml/cid" mc:Ignorable="w16cid">
  <w16cid:commentId w16cid:paraId="32631635" w16cid:durableId="6E1C5615"/>
  <w16cid:commentId w16cid:paraId="66860ED1" w16cid:durableId="20A2B6C6"/>
  <w16cid:commentId w16cid:paraId="4E8231DF" w16cid:durableId="4138C3C9"/>
  <w16cid:commentId w16cid:paraId="653E7481" w16cid:durableId="281635C7"/>
  <w16cid:commentId w16cid:paraId="768D82C7" w16cid:durableId="4DFA5BC1"/>
  <w16cid:commentId w16cid:paraId="2DDF0AEC" w16cid:durableId="5A4E7238"/>
  <w16cid:commentId w16cid:paraId="382671F8" w16cid:durableId="02790AC6"/>
  <w16cid:commentId w16cid:paraId="4D083D75" w16cid:durableId="329D0A22"/>
  <w16cid:commentId w16cid:paraId="01BAB608" w16cid:durableId="50806629"/>
  <w16cid:commentId w16cid:paraId="5D60C3B2" w16cid:durableId="40235594"/>
  <w16cid:commentId w16cid:paraId="5C73D281" w16cid:durableId="175E5EF8"/>
  <w16cid:commentId w16cid:paraId="0C94E76D" w16cid:durableId="59171503"/>
  <w16cid:commentId w16cid:paraId="53893DE9" w16cid:durableId="06ABD79B"/>
  <w16cid:commentId w16cid:paraId="4D42A652" w16cid:durableId="6396117F"/>
  <w16cid:commentId w16cid:paraId="4ADEF9D9" w16cid:durableId="35EF8F22"/>
  <w16cid:commentId w16cid:paraId="6895997F" w16cid:durableId="46025E2E"/>
  <w16cid:commentId w16cid:paraId="7651BD75" w16cid:durableId="04FE899A"/>
  <w16cid:commentId w16cid:paraId="1A9063B1" w16cid:durableId="4CE7047E"/>
  <w16cid:commentId w16cid:paraId="6C3320EC" w16cid:durableId="474EF89C"/>
  <w16cid:commentId w16cid:paraId="5641F7E3" w16cid:durableId="2F62354C"/>
  <w16cid:commentId w16cid:paraId="0BA186A4" w16cid:durableId="08738BED"/>
  <w16cid:commentId w16cid:paraId="464F5434" w16cid:durableId="0D019BEA"/>
  <w16cid:commentId w16cid:paraId="723969D5" w16cid:durableId="3EF5147B"/>
  <w16cid:commentId w16cid:paraId="694B2014" w16cid:durableId="3FA2C432"/>
  <w16cid:commentId w16cid:paraId="35472BB9" w16cid:durableId="68E10703"/>
  <w16cid:commentId w16cid:paraId="3024EA21" w16cid:durableId="4A7329D2"/>
  <w16cid:commentId w16cid:paraId="348B7763" w16cid:durableId="74F7E904"/>
  <w16cid:commentId w16cid:paraId="70B2331F" w16cid:durableId="6DA34330"/>
  <w16cid:commentId w16cid:paraId="0DB2A623" w16cid:durableId="4EAF15F4"/>
  <w16cid:commentId w16cid:paraId="288AEC22" w16cid:durableId="1841BCF2"/>
  <w16cid:commentId w16cid:paraId="719F2382" w16cid:durableId="4CC65059"/>
  <w16cid:commentId w16cid:paraId="382C0D01" w16cid:durableId="7506F605"/>
  <w16cid:commentId w16cid:paraId="11AE8E52" w16cid:durableId="4B50B1FB"/>
  <w16cid:commentId w16cid:paraId="26258107" w16cid:durableId="0FFF48EF"/>
  <w16cid:commentId w16cid:paraId="74C66A75" w16cid:durableId="16103B8D"/>
  <w16cid:commentId w16cid:paraId="4ADFF075" w16cid:durableId="316CB71B"/>
  <w16cid:commentId w16cid:paraId="2A7E3A02" w16cid:durableId="3874A5D6"/>
  <w16cid:commentId w16cid:paraId="371592A1" w16cid:durableId="5ACECE9C"/>
  <w16cid:commentId w16cid:paraId="01591586" w16cid:durableId="182B6C90"/>
  <w16cid:commentId w16cid:paraId="72F0742E" w16cid:durableId="09C254C5"/>
  <w16cid:commentId w16cid:paraId="041A8BD2" w16cid:durableId="4F80B339"/>
  <w16cid:commentId w16cid:paraId="5285498D" w16cid:durableId="276B3F80"/>
  <w16cid:commentId w16cid:paraId="045896FF" w16cid:durableId="2B238576"/>
  <w16cid:commentId w16cid:paraId="4CF895D4" w16cid:durableId="5A143978"/>
  <w16cid:commentId w16cid:paraId="6B551E62" w16cid:durableId="626F2868"/>
  <w16cid:commentId w16cid:paraId="3CC8E447" w16cid:durableId="29212813"/>
  <w16cid:commentId w16cid:paraId="0D09DA2D" w16cid:durableId="1EF7DFDA"/>
  <w16cid:commentId w16cid:paraId="106C292B" w16cid:durableId="6F33A2CB"/>
  <w16cid:commentId w16cid:paraId="4C15EAFD" w16cid:durableId="1B301045"/>
  <w16cid:commentId w16cid:paraId="0E63DD04" w16cid:durableId="11808C1F"/>
  <w16cid:commentId w16cid:paraId="7B5DBC69" w16cid:durableId="3FB2DABC"/>
  <w16cid:commentId w16cid:paraId="37C56AFD" w16cid:durableId="34304138"/>
  <w16cid:commentId w16cid:paraId="296A6B63" w16cid:durableId="50EBB437"/>
  <w16cid:commentId w16cid:paraId="23D4ADD1" w16cid:durableId="3C0E060F"/>
  <w16cid:commentId w16cid:paraId="70786868" w16cid:durableId="448C4B4B"/>
  <w16cid:commentId w16cid:paraId="4A74698C" w16cid:durableId="6CC57C1C"/>
  <w16cid:commentId w16cid:paraId="1229C1D7" w16cid:durableId="3502B93A"/>
  <w16cid:commentId w16cid:paraId="4346997D" w16cid:durableId="5092DE30"/>
  <w16cid:commentId w16cid:paraId="605666B7" w16cid:durableId="39DA7D4F"/>
  <w16cid:commentId w16cid:paraId="6E1F8B5C" w16cid:durableId="7D568CF1"/>
  <w16cid:commentId w16cid:paraId="13E9AA9F" w16cid:durableId="4D0EC55B"/>
  <w16cid:commentId w16cid:paraId="5D2428ED" w16cid:durableId="60875897"/>
  <w16cid:commentId w16cid:paraId="2BD44D3F" w16cid:durableId="58AB1BE0"/>
  <w16cid:commentId w16cid:paraId="75F31BBE" w16cid:durableId="140A6633"/>
  <w16cid:commentId w16cid:paraId="7BE541F2" w16cid:durableId="0F9697F3"/>
  <w16cid:commentId w16cid:paraId="7920C397" w16cid:durableId="6592A722"/>
  <w16cid:commentId w16cid:paraId="5F17A035" w16cid:durableId="60160224"/>
  <w16cid:commentId w16cid:paraId="701D4408" w16cid:durableId="26C7D4C6"/>
  <w16cid:commentId w16cid:paraId="28243841" w16cid:durableId="06E881E2"/>
  <w16cid:commentId w16cid:paraId="665909F5" w16cid:durableId="05C9F969"/>
  <w16cid:commentId w16cid:paraId="1795E360" w16cid:durableId="7B893BAA"/>
  <w16cid:commentId w16cid:paraId="7E42CF7D" w16cid:durableId="09801112"/>
  <w16cid:commentId w16cid:paraId="1C48645D" w16cid:durableId="0D8B9FD9"/>
  <w16cid:commentId w16cid:paraId="44799FCE" w16cid:durableId="7910B66C"/>
  <w16cid:commentId w16cid:paraId="1B4D7BFD" w16cid:durableId="71A880C2"/>
  <w16cid:commentId w16cid:paraId="22E9185B" w16cid:durableId="166DCF28"/>
  <w16cid:commentId w16cid:paraId="0A3E3CB7" w16cid:durableId="1017DCCE"/>
  <w16cid:commentId w16cid:paraId="6B484545" w16cid:durableId="3D0C00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7FE7" w:rsidP="00F469C9" w:rsidRDefault="00957FE7" w14:paraId="1ECBFCC6" w14:textId="77777777">
      <w:r>
        <w:separator/>
      </w:r>
    </w:p>
  </w:endnote>
  <w:endnote w:type="continuationSeparator" w:id="0">
    <w:p w:rsidR="00957FE7" w:rsidP="00F469C9" w:rsidRDefault="00957FE7" w14:paraId="10A7313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1B6091" w:rsidR="00FD13E3" w:rsidP="00F14411" w:rsidRDefault="00FD13E3" w14:paraId="1EA2076C" w14:textId="7366FD96">
    <w:pPr>
      <w:pStyle w:val="Footer"/>
      <w:tabs>
        <w:tab w:val="clear" w:pos="4320"/>
        <w:tab w:val="center" w:pos="5130"/>
      </w:tabs>
      <w:spacing w:before="60"/>
      <w:ind w:right="-691"/>
      <w:rPr>
        <w:sz w:val="24"/>
        <w:szCs w:val="24"/>
      </w:rPr>
    </w:pPr>
    <w:r>
      <w:rPr>
        <w:noProof/>
      </w:rPr>
      <mc:AlternateContent>
        <mc:Choice Requires="wps">
          <w:drawing>
            <wp:anchor distT="0" distB="0" distL="114300" distR="114300" simplePos="0" relativeHeight="251661312" behindDoc="0" locked="0" layoutInCell="1" allowOverlap="1" wp14:anchorId="72A75FBB" wp14:editId="6CEF3466">
              <wp:simplePos x="0" y="0"/>
              <wp:positionH relativeFrom="column">
                <wp:posOffset>-47625</wp:posOffset>
              </wp:positionH>
              <wp:positionV relativeFrom="paragraph">
                <wp:posOffset>13335</wp:posOffset>
              </wp:positionV>
              <wp:extent cx="9810750" cy="0"/>
              <wp:effectExtent l="0" t="19050" r="19050" b="19050"/>
              <wp:wrapNone/>
              <wp:docPr id="2306147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810750" cy="0"/>
                      </a:xfrm>
                      <a:prstGeom prst="line">
                        <a:avLst/>
                      </a:prstGeom>
                      <a:noFill/>
                      <a:ln w="38100" cmpd="dbl">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w14:anchorId="398F1C82">
            <v:line id="Straight Connector 1"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3pt" from="-3.75pt,1.05pt" to="768.75pt,1.05pt" w14:anchorId="7B30CC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">
              <v:stroke linestyle="thinThin"/>
            </v:line>
          </w:pict>
        </mc:Fallback>
      </mc:AlternateContent>
    </w:r>
    <w:r w:rsidRPr="0023483C">
      <w:rPr>
        <w:b/>
        <w:sz w:val="24"/>
        <w:szCs w:val="24"/>
      </w:rPr>
      <w:t>Confidential and Proprietary</w:t>
    </w:r>
    <w:r w:rsidRPr="0023483C">
      <w:rPr>
        <w:sz w:val="24"/>
        <w:szCs w:val="24"/>
      </w:rPr>
      <w:t xml:space="preserve">   </w:t>
    </w:r>
    <w:r w:rsidR="000E2EF4">
      <w:rPr>
        <w:sz w:val="24"/>
        <w:szCs w:val="24"/>
      </w:rPr>
      <w:t xml:space="preserve">    </w:t>
    </w:r>
    <w:r w:rsidR="0098567F">
      <w:rPr>
        <w:sz w:val="24"/>
        <w:szCs w:val="24"/>
      </w:rPr>
      <w:t xml:space="preserve">            </w:t>
    </w:r>
    <w:r w:rsidRPr="0023483C">
      <w:rPr>
        <w:sz w:val="24"/>
        <w:szCs w:val="24"/>
      </w:rPr>
      <w:t xml:space="preserve">Page </w:t>
    </w:r>
    <w:r w:rsidRPr="0023483C">
      <w:rPr>
        <w:sz w:val="24"/>
        <w:szCs w:val="24"/>
      </w:rPr>
      <w:fldChar w:fldCharType="begin"/>
    </w:r>
    <w:r w:rsidRPr="0023483C">
      <w:rPr>
        <w:sz w:val="24"/>
        <w:szCs w:val="24"/>
      </w:rPr>
      <w:instrText xml:space="preserve"> PAGE </w:instrText>
    </w:r>
    <w:r w:rsidRPr="0023483C">
      <w:rPr>
        <w:sz w:val="24"/>
        <w:szCs w:val="24"/>
      </w:rPr>
      <w:fldChar w:fldCharType="separate"/>
    </w:r>
    <w:r w:rsidR="00662ADA">
      <w:rPr>
        <w:noProof/>
        <w:sz w:val="24"/>
        <w:szCs w:val="24"/>
      </w:rPr>
      <w:t>3</w:t>
    </w:r>
    <w:r w:rsidRPr="0023483C">
      <w:rPr>
        <w:sz w:val="24"/>
        <w:szCs w:val="24"/>
      </w:rPr>
      <w:fldChar w:fldCharType="end"/>
    </w:r>
    <w:r w:rsidRPr="0023483C">
      <w:rPr>
        <w:sz w:val="24"/>
        <w:szCs w:val="24"/>
      </w:rPr>
      <w:t xml:space="preserve"> of </w:t>
    </w:r>
    <w:r w:rsidRPr="0023483C">
      <w:rPr>
        <w:sz w:val="24"/>
        <w:szCs w:val="24"/>
      </w:rPr>
      <w:fldChar w:fldCharType="begin"/>
    </w:r>
    <w:r w:rsidRPr="0023483C">
      <w:rPr>
        <w:sz w:val="24"/>
        <w:szCs w:val="24"/>
      </w:rPr>
      <w:instrText xml:space="preserve"> NUMPAGES </w:instrText>
    </w:r>
    <w:r w:rsidRPr="0023483C">
      <w:rPr>
        <w:sz w:val="24"/>
        <w:szCs w:val="24"/>
      </w:rPr>
      <w:fldChar w:fldCharType="separate"/>
    </w:r>
    <w:r w:rsidR="00662ADA">
      <w:rPr>
        <w:noProof/>
        <w:sz w:val="24"/>
        <w:szCs w:val="24"/>
      </w:rPr>
      <w:t>3</w:t>
    </w:r>
    <w:r w:rsidRPr="0023483C">
      <w:rPr>
        <w:sz w:val="24"/>
        <w:szCs w:val="24"/>
      </w:rPr>
      <w:fldChar w:fldCharType="end"/>
    </w:r>
    <w:r w:rsidRPr="0023483C">
      <w:rPr>
        <w:sz w:val="24"/>
        <w:szCs w:val="24"/>
      </w:rPr>
      <w:t xml:space="preserve">  </w:t>
    </w:r>
    <w:r>
      <w:rPr>
        <w:sz w:val="24"/>
        <w:szCs w:val="24"/>
      </w:rPr>
      <w:t xml:space="preserve">             </w:t>
    </w:r>
    <w:r w:rsidR="00CC5CB6">
      <w:rPr>
        <w:sz w:val="24"/>
        <w:szCs w:val="24"/>
      </w:rPr>
      <w:t xml:space="preserve">                                  </w:t>
    </w:r>
    <w:r>
      <w:rPr>
        <w:sz w:val="24"/>
        <w:szCs w:val="24"/>
      </w:rPr>
      <w:t>SOP/QA/017-F01/R00</w:t>
    </w:r>
    <w:r w:rsidRPr="0023483C">
      <w:rPr>
        <w:sz w:val="24"/>
        <w:szCs w:val="24"/>
      </w:rPr>
      <w:tab/>
    </w:r>
    <w:r>
      <w:rPr>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7FE7" w:rsidP="00F469C9" w:rsidRDefault="00957FE7" w14:paraId="1A62C64A" w14:textId="77777777">
      <w:r>
        <w:separator/>
      </w:r>
    </w:p>
  </w:footnote>
  <w:footnote w:type="continuationSeparator" w:id="0">
    <w:p w:rsidR="00957FE7" w:rsidP="00F469C9" w:rsidRDefault="00957FE7" w14:paraId="5C6A459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425C44" w:rsidR="00FD13E3" w:rsidP="00D4480D" w:rsidRDefault="00FD13E3" w14:paraId="649792EE" w14:textId="271DF7D4">
    <w:pPr>
      <w:tabs>
        <w:tab w:val="left" w:pos="1080"/>
        <w:tab w:val="left" w:pos="7720"/>
      </w:tabs>
      <w:ind w:right="-21"/>
      <w:rPr>
        <w:b/>
        <w:sz w:val="24"/>
        <w:szCs w:val="24"/>
        <w:u w:val="single"/>
      </w:rPr>
    </w:pPr>
    <w:r w:rsidRPr="00425C44">
      <w:rPr>
        <w:b/>
        <w:sz w:val="24"/>
        <w:szCs w:val="24"/>
      </w:rPr>
      <w:t>Reference SOP No.: SOP/QA/017</w:t>
    </w:r>
    <w:r w:rsidRPr="00425C44">
      <w:rPr>
        <w:b/>
        <w:sz w:val="24"/>
        <w:szCs w:val="24"/>
      </w:rPr>
      <w:tab/>
    </w:r>
    <w:r w:rsidRPr="00425C44">
      <w:rPr>
        <w:b/>
        <w:sz w:val="24"/>
        <w:szCs w:val="24"/>
      </w:rPr>
      <w:t xml:space="preserve">         Unit: Drug Substance</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15" w:type="dxa"/>
        <w:bottom w:w="14" w:type="dxa"/>
        <w:right w:w="115" w:type="dxa"/>
      </w:tblCellMar>
      <w:tblLook w:val="0000" w:firstRow="0" w:lastRow="0" w:firstColumn="0" w:lastColumn="0" w:noHBand="0" w:noVBand="0"/>
    </w:tblPr>
    <w:tblGrid>
      <w:gridCol w:w="8892"/>
      <w:gridCol w:w="1567"/>
    </w:tblGrid>
    <w:tr w:rsidRPr="00646F7E" w:rsidR="00FD13E3" w:rsidTr="002248BD" w14:paraId="379B28C4" w14:textId="77777777">
      <w:trPr>
        <w:cantSplit/>
        <w:trHeight w:val="576"/>
      </w:trPr>
      <w:tc>
        <w:tcPr>
          <w:tcW w:w="4251" w:type="pct"/>
          <w:tcBorders>
            <w:bottom w:val="single" w:color="auto" w:sz="4" w:space="0"/>
          </w:tcBorders>
          <w:vAlign w:val="center"/>
        </w:tcPr>
        <w:p w:rsidRPr="009D2C7F" w:rsidR="00FD13E3" w:rsidP="00F14411" w:rsidRDefault="00FD13E3" w14:paraId="25ECAB00" w14:textId="1AECD894">
          <w:pPr>
            <w:jc w:val="center"/>
            <w:rPr>
              <w:b/>
              <w:sz w:val="28"/>
              <w:szCs w:val="28"/>
            </w:rPr>
          </w:pPr>
          <w:r>
            <w:rPr>
              <w:b/>
              <w:sz w:val="28"/>
              <w:szCs w:val="28"/>
            </w:rPr>
            <w:t>M.J. Biopharm Private Limited</w:t>
          </w:r>
        </w:p>
        <w:p w:rsidRPr="00783570" w:rsidR="00FD13E3" w:rsidP="00F14411" w:rsidRDefault="00FD13E3" w14:paraId="0368E01E" w14:textId="77777777">
          <w:pPr>
            <w:pStyle w:val="Heading1"/>
            <w:spacing w:line="240" w:lineRule="atLeast"/>
            <w:jc w:val="center"/>
            <w:rPr>
              <w:rFonts w:cs="Arial"/>
              <w:b w:val="0"/>
              <w:szCs w:val="24"/>
              <w:lang w:val="en-US" w:eastAsia="en-US"/>
            </w:rPr>
          </w:pPr>
          <w:r w:rsidRPr="009D2C7F">
            <w:rPr>
              <w:bCs/>
              <w:szCs w:val="24"/>
              <w:lang w:val="en-IN" w:eastAsia="en-US"/>
            </w:rPr>
            <w:t>Plot No. 18, International Biotech Park, Hinjawadi</w:t>
          </w:r>
          <w:r>
            <w:rPr>
              <w:bCs/>
              <w:szCs w:val="24"/>
              <w:lang w:val="en-IN" w:eastAsia="en-US"/>
            </w:rPr>
            <w:t>,</w:t>
          </w:r>
          <w:r w:rsidRPr="009D2C7F">
            <w:rPr>
              <w:bCs/>
              <w:szCs w:val="24"/>
              <w:lang w:val="en-IN" w:eastAsia="en-US"/>
            </w:rPr>
            <w:t xml:space="preserve"> Phase II, Pune 411057</w:t>
          </w:r>
          <w:r>
            <w:rPr>
              <w:bCs/>
              <w:szCs w:val="24"/>
              <w:lang w:val="en-IN" w:eastAsia="en-US"/>
            </w:rPr>
            <w:t>.</w:t>
          </w:r>
        </w:p>
      </w:tc>
      <w:tc>
        <w:tcPr>
          <w:tcW w:w="749" w:type="pct"/>
          <w:tcBorders>
            <w:bottom w:val="single" w:color="auto" w:sz="4" w:space="0"/>
          </w:tcBorders>
          <w:vAlign w:val="center"/>
        </w:tcPr>
        <w:p w:rsidRPr="00783570" w:rsidR="00FD13E3" w:rsidP="00F14411" w:rsidRDefault="00FD13E3" w14:paraId="696A8C74" w14:textId="77777777">
          <w:pPr>
            <w:pStyle w:val="Heading1"/>
            <w:spacing w:line="240" w:lineRule="atLeast"/>
            <w:jc w:val="center"/>
            <w:rPr>
              <w:rFonts w:cs="Arial"/>
              <w:b w:val="0"/>
              <w:szCs w:val="24"/>
              <w:lang w:val="en-US" w:eastAsia="en-US"/>
            </w:rPr>
          </w:pPr>
          <w:r w:rsidRPr="00D1642E">
            <w:rPr>
              <w:noProof/>
              <w:lang w:val="en-US" w:eastAsia="en-US"/>
            </w:rPr>
            <w:drawing>
              <wp:inline distT="0" distB="0" distL="0" distR="0" wp14:anchorId="0FB05F63" wp14:editId="7C480039">
                <wp:extent cx="523875" cy="447675"/>
                <wp:effectExtent l="0" t="0" r="9525" b="9525"/>
                <wp:docPr id="252468071" name="Picture 252468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3875" cy="447675"/>
                        </a:xfrm>
                        <a:prstGeom prst="rect">
                          <a:avLst/>
                        </a:prstGeom>
                        <a:noFill/>
                        <a:ln>
                          <a:noFill/>
                        </a:ln>
                      </pic:spPr>
                    </pic:pic>
                  </a:graphicData>
                </a:graphic>
              </wp:inline>
            </w:drawing>
          </w:r>
        </w:p>
      </w:tc>
    </w:tr>
    <w:tr w:rsidRPr="00752A84" w:rsidR="00FD13E3" w:rsidTr="002248BD" w14:paraId="48305775" w14:textId="77777777">
      <w:trPr>
        <w:cantSplit/>
        <w:trHeight w:val="309"/>
      </w:trPr>
      <w:tc>
        <w:tcPr>
          <w:tcW w:w="5000" w:type="pct"/>
          <w:gridSpan w:val="2"/>
          <w:tcBorders>
            <w:bottom w:val="single" w:color="auto" w:sz="4" w:space="0"/>
          </w:tcBorders>
          <w:vAlign w:val="center"/>
        </w:tcPr>
        <w:p w:rsidRPr="00846DD6" w:rsidR="00FD13E3" w:rsidP="00F14411" w:rsidRDefault="00FD13E3" w14:paraId="5677ACE3" w14:textId="21BEF68A">
          <w:pPr>
            <w:autoSpaceDE w:val="0"/>
            <w:autoSpaceDN w:val="0"/>
            <w:adjustRightInd w:val="0"/>
            <w:jc w:val="center"/>
            <w:rPr>
              <w:b/>
              <w:bCs/>
              <w:sz w:val="24"/>
              <w:szCs w:val="24"/>
              <w:lang w:val="en"/>
            </w:rPr>
          </w:pPr>
          <w:r>
            <w:rPr>
              <w:b/>
              <w:bCs/>
              <w:sz w:val="24"/>
              <w:szCs w:val="24"/>
              <w:lang w:val="en"/>
            </w:rPr>
            <w:t xml:space="preserve"> Investigation</w:t>
          </w:r>
          <w:r w:rsidRPr="00846DD6">
            <w:rPr>
              <w:b/>
              <w:bCs/>
              <w:sz w:val="24"/>
              <w:szCs w:val="24"/>
              <w:lang w:val="en"/>
            </w:rPr>
            <w:t xml:space="preserve"> </w:t>
          </w:r>
          <w:r>
            <w:rPr>
              <w:b/>
              <w:bCs/>
              <w:sz w:val="24"/>
              <w:szCs w:val="24"/>
              <w:lang w:val="en"/>
            </w:rPr>
            <w:t>Report</w:t>
          </w:r>
        </w:p>
      </w:tc>
    </w:tr>
  </w:tbl>
  <w:p w:rsidRPr="00B260D6" w:rsidR="00FD13E3" w:rsidP="00F14411" w:rsidRDefault="00FD13E3" w14:paraId="0197F8ED" w14:textId="77777777">
    <w:pPr>
      <w:tabs>
        <w:tab w:val="left" w:pos="1080"/>
        <w:tab w:val="left" w:pos="9540"/>
      </w:tabs>
      <w:ind w:right="259"/>
      <w:rPr>
        <w:b/>
        <w:sz w:val="2"/>
        <w:szCs w:val="2"/>
      </w:rPr>
    </w:pPr>
    <w:r>
      <w:rPr>
        <w:b/>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1488266"/>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43A66BD"/>
    <w:multiLevelType w:val="hybridMultilevel"/>
    <w:tmpl w:val="461E71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524B2E"/>
    <w:multiLevelType w:val="hybridMultilevel"/>
    <w:tmpl w:val="CE88D0E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09A111C8"/>
    <w:multiLevelType w:val="hybridMultilevel"/>
    <w:tmpl w:val="EA3A6D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09671F2"/>
    <w:multiLevelType w:val="multilevel"/>
    <w:tmpl w:val="237C9F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44417E7"/>
    <w:multiLevelType w:val="hybridMultilevel"/>
    <w:tmpl w:val="7DA23358"/>
    <w:lvl w:ilvl="0" w:tplc="2AC42532">
      <w:start w:val="1"/>
      <w:numFmt w:val="decimal"/>
      <w:lvlText w:val="%1."/>
      <w:lvlJc w:val="left"/>
      <w:pPr>
        <w:ind w:left="1020" w:hanging="360"/>
      </w:pPr>
    </w:lvl>
    <w:lvl w:ilvl="1" w:tplc="62AE47A6">
      <w:start w:val="1"/>
      <w:numFmt w:val="decimal"/>
      <w:lvlText w:val="%2."/>
      <w:lvlJc w:val="left"/>
      <w:pPr>
        <w:ind w:left="1020" w:hanging="360"/>
      </w:pPr>
    </w:lvl>
    <w:lvl w:ilvl="2" w:tplc="3C0CFDB6">
      <w:start w:val="1"/>
      <w:numFmt w:val="decimal"/>
      <w:lvlText w:val="%3."/>
      <w:lvlJc w:val="left"/>
      <w:pPr>
        <w:ind w:left="1020" w:hanging="360"/>
      </w:pPr>
    </w:lvl>
    <w:lvl w:ilvl="3" w:tplc="BF8621C0">
      <w:start w:val="1"/>
      <w:numFmt w:val="decimal"/>
      <w:lvlText w:val="%4."/>
      <w:lvlJc w:val="left"/>
      <w:pPr>
        <w:ind w:left="1020" w:hanging="360"/>
      </w:pPr>
    </w:lvl>
    <w:lvl w:ilvl="4" w:tplc="26D29B66">
      <w:start w:val="1"/>
      <w:numFmt w:val="decimal"/>
      <w:lvlText w:val="%5."/>
      <w:lvlJc w:val="left"/>
      <w:pPr>
        <w:ind w:left="1020" w:hanging="360"/>
      </w:pPr>
    </w:lvl>
    <w:lvl w:ilvl="5" w:tplc="30A49394">
      <w:start w:val="1"/>
      <w:numFmt w:val="decimal"/>
      <w:lvlText w:val="%6."/>
      <w:lvlJc w:val="left"/>
      <w:pPr>
        <w:ind w:left="1020" w:hanging="360"/>
      </w:pPr>
    </w:lvl>
    <w:lvl w:ilvl="6" w:tplc="43324E9C">
      <w:start w:val="1"/>
      <w:numFmt w:val="decimal"/>
      <w:lvlText w:val="%7."/>
      <w:lvlJc w:val="left"/>
      <w:pPr>
        <w:ind w:left="1020" w:hanging="360"/>
      </w:pPr>
    </w:lvl>
    <w:lvl w:ilvl="7" w:tplc="351E284E">
      <w:start w:val="1"/>
      <w:numFmt w:val="decimal"/>
      <w:lvlText w:val="%8."/>
      <w:lvlJc w:val="left"/>
      <w:pPr>
        <w:ind w:left="1020" w:hanging="360"/>
      </w:pPr>
    </w:lvl>
    <w:lvl w:ilvl="8" w:tplc="C5DAE27E">
      <w:start w:val="1"/>
      <w:numFmt w:val="decimal"/>
      <w:lvlText w:val="%9."/>
      <w:lvlJc w:val="left"/>
      <w:pPr>
        <w:ind w:left="1020" w:hanging="360"/>
      </w:pPr>
    </w:lvl>
  </w:abstractNum>
  <w:abstractNum w:abstractNumId="6" w15:restartNumberingAfterBreak="0">
    <w:nsid w:val="18EF342A"/>
    <w:multiLevelType w:val="multilevel"/>
    <w:tmpl w:val="2606122A"/>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bCs/>
      </w:rPr>
    </w:lvl>
    <w:lvl w:ilvl="2">
      <w:start w:val="1"/>
      <w:numFmt w:val="decimal"/>
      <w:lvlText w:val="%1.%2.%3"/>
      <w:lvlJc w:val="left"/>
      <w:pPr>
        <w:ind w:left="252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732538A"/>
    <w:multiLevelType w:val="hybridMultilevel"/>
    <w:tmpl w:val="3F529E2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2931048E"/>
    <w:multiLevelType w:val="hybridMultilevel"/>
    <w:tmpl w:val="C924F2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A0257BC"/>
    <w:multiLevelType w:val="hybridMultilevel"/>
    <w:tmpl w:val="C83AEFAE"/>
    <w:lvl w:ilvl="0" w:tplc="8DFEE5D0">
      <w:start w:val="1"/>
      <w:numFmt w:val="decimal"/>
      <w:lvlText w:val="%1."/>
      <w:lvlJc w:val="left"/>
      <w:pPr>
        <w:ind w:left="720" w:hanging="360"/>
      </w:pPr>
      <w:rPr>
        <w:rFonts w:ascii="Times New Roman" w:hAnsi="Times New Roman" w:eastAsia="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B46391"/>
    <w:multiLevelType w:val="hybridMultilevel"/>
    <w:tmpl w:val="17D6DA88"/>
    <w:lvl w:ilvl="0" w:tplc="C216724A">
      <w:start w:val="20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D27FB8"/>
    <w:multiLevelType w:val="multilevel"/>
    <w:tmpl w:val="14AA1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2783B96"/>
    <w:multiLevelType w:val="hybridMultilevel"/>
    <w:tmpl w:val="E9E807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47E5CCF"/>
    <w:multiLevelType w:val="hybridMultilevel"/>
    <w:tmpl w:val="786676EA"/>
    <w:lvl w:ilvl="0" w:tplc="71262510">
      <w:start w:val="1"/>
      <w:numFmt w:val="decimal"/>
      <w:lvlText w:val="%1."/>
      <w:lvlJc w:val="left"/>
      <w:pPr>
        <w:ind w:left="1020" w:hanging="360"/>
      </w:pPr>
    </w:lvl>
    <w:lvl w:ilvl="1" w:tplc="23528940">
      <w:start w:val="1"/>
      <w:numFmt w:val="decimal"/>
      <w:lvlText w:val="%2."/>
      <w:lvlJc w:val="left"/>
      <w:pPr>
        <w:ind w:left="1020" w:hanging="360"/>
      </w:pPr>
    </w:lvl>
    <w:lvl w:ilvl="2" w:tplc="F0BE68F8">
      <w:start w:val="1"/>
      <w:numFmt w:val="decimal"/>
      <w:lvlText w:val="%3."/>
      <w:lvlJc w:val="left"/>
      <w:pPr>
        <w:ind w:left="1020" w:hanging="360"/>
      </w:pPr>
    </w:lvl>
    <w:lvl w:ilvl="3" w:tplc="47C4A888">
      <w:start w:val="1"/>
      <w:numFmt w:val="decimal"/>
      <w:lvlText w:val="%4."/>
      <w:lvlJc w:val="left"/>
      <w:pPr>
        <w:ind w:left="1020" w:hanging="360"/>
      </w:pPr>
    </w:lvl>
    <w:lvl w:ilvl="4" w:tplc="FEB4D6E4">
      <w:start w:val="1"/>
      <w:numFmt w:val="decimal"/>
      <w:lvlText w:val="%5."/>
      <w:lvlJc w:val="left"/>
      <w:pPr>
        <w:ind w:left="1020" w:hanging="360"/>
      </w:pPr>
    </w:lvl>
    <w:lvl w:ilvl="5" w:tplc="656C3670">
      <w:start w:val="1"/>
      <w:numFmt w:val="decimal"/>
      <w:lvlText w:val="%6."/>
      <w:lvlJc w:val="left"/>
      <w:pPr>
        <w:ind w:left="1020" w:hanging="360"/>
      </w:pPr>
    </w:lvl>
    <w:lvl w:ilvl="6" w:tplc="D53026DA">
      <w:start w:val="1"/>
      <w:numFmt w:val="decimal"/>
      <w:lvlText w:val="%7."/>
      <w:lvlJc w:val="left"/>
      <w:pPr>
        <w:ind w:left="1020" w:hanging="360"/>
      </w:pPr>
    </w:lvl>
    <w:lvl w:ilvl="7" w:tplc="BB44992A">
      <w:start w:val="1"/>
      <w:numFmt w:val="decimal"/>
      <w:lvlText w:val="%8."/>
      <w:lvlJc w:val="left"/>
      <w:pPr>
        <w:ind w:left="1020" w:hanging="360"/>
      </w:pPr>
    </w:lvl>
    <w:lvl w:ilvl="8" w:tplc="76123432">
      <w:start w:val="1"/>
      <w:numFmt w:val="decimal"/>
      <w:lvlText w:val="%9."/>
      <w:lvlJc w:val="left"/>
      <w:pPr>
        <w:ind w:left="1020" w:hanging="360"/>
      </w:pPr>
    </w:lvl>
  </w:abstractNum>
  <w:abstractNum w:abstractNumId="14" w15:restartNumberingAfterBreak="0">
    <w:nsid w:val="4AE90435"/>
    <w:multiLevelType w:val="hybridMultilevel"/>
    <w:tmpl w:val="17D6DA88"/>
    <w:lvl w:ilvl="0" w:tplc="FFFFFFFF">
      <w:start w:val="200"/>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CD96D26"/>
    <w:multiLevelType w:val="hybridMultilevel"/>
    <w:tmpl w:val="662E8344"/>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start w:val="1"/>
      <w:numFmt w:val="bullet"/>
      <w:lvlText w:val="o"/>
      <w:lvlJc w:val="left"/>
      <w:pPr>
        <w:ind w:left="3600" w:hanging="360"/>
      </w:pPr>
      <w:rPr>
        <w:rFonts w:hint="default" w:ascii="Courier New" w:hAnsi="Courier New" w:cs="Courier New"/>
      </w:rPr>
    </w:lvl>
    <w:lvl w:ilvl="5" w:tplc="40090005">
      <w:start w:val="1"/>
      <w:numFmt w:val="bullet"/>
      <w:lvlText w:val=""/>
      <w:lvlJc w:val="left"/>
      <w:pPr>
        <w:ind w:left="4320" w:hanging="360"/>
      </w:pPr>
      <w:rPr>
        <w:rFonts w:hint="default" w:ascii="Wingdings" w:hAnsi="Wingdings"/>
      </w:rPr>
    </w:lvl>
    <w:lvl w:ilvl="6" w:tplc="40090001">
      <w:start w:val="1"/>
      <w:numFmt w:val="bullet"/>
      <w:lvlText w:val=""/>
      <w:lvlJc w:val="left"/>
      <w:pPr>
        <w:ind w:left="5040" w:hanging="360"/>
      </w:pPr>
      <w:rPr>
        <w:rFonts w:hint="default" w:ascii="Symbol" w:hAnsi="Symbol"/>
      </w:rPr>
    </w:lvl>
    <w:lvl w:ilvl="7" w:tplc="40090003">
      <w:start w:val="1"/>
      <w:numFmt w:val="bullet"/>
      <w:lvlText w:val="o"/>
      <w:lvlJc w:val="left"/>
      <w:pPr>
        <w:ind w:left="5760" w:hanging="360"/>
      </w:pPr>
      <w:rPr>
        <w:rFonts w:hint="default" w:ascii="Courier New" w:hAnsi="Courier New" w:cs="Courier New"/>
      </w:rPr>
    </w:lvl>
    <w:lvl w:ilvl="8" w:tplc="40090005">
      <w:start w:val="1"/>
      <w:numFmt w:val="bullet"/>
      <w:lvlText w:val=""/>
      <w:lvlJc w:val="left"/>
      <w:pPr>
        <w:ind w:left="6480" w:hanging="360"/>
      </w:pPr>
      <w:rPr>
        <w:rFonts w:hint="default" w:ascii="Wingdings" w:hAnsi="Wingdings"/>
      </w:rPr>
    </w:lvl>
  </w:abstractNum>
  <w:abstractNum w:abstractNumId="16" w15:restartNumberingAfterBreak="0">
    <w:nsid w:val="4F8841B6"/>
    <w:multiLevelType w:val="hybridMultilevel"/>
    <w:tmpl w:val="FB580EC8"/>
    <w:lvl w:ilvl="0" w:tplc="76BC9D0E">
      <w:start w:val="1"/>
      <w:numFmt w:val="bullet"/>
      <w:lvlText w:val=""/>
      <w:lvlJc w:val="left"/>
      <w:pPr>
        <w:ind w:left="360" w:hanging="360"/>
      </w:pPr>
      <w:rPr>
        <w:rFonts w:hint="default" w:ascii="Symbol" w:hAnsi="Symbol"/>
      </w:rPr>
    </w:lvl>
    <w:lvl w:ilvl="1" w:tplc="985A36BE">
      <w:start w:val="1"/>
      <w:numFmt w:val="bullet"/>
      <w:lvlText w:val="o"/>
      <w:lvlJc w:val="left"/>
      <w:pPr>
        <w:ind w:left="1080" w:hanging="360"/>
      </w:pPr>
      <w:rPr>
        <w:rFonts w:hint="default" w:ascii="Courier New" w:hAnsi="Courier New"/>
      </w:rPr>
    </w:lvl>
    <w:lvl w:ilvl="2" w:tplc="77B027B8">
      <w:start w:val="1"/>
      <w:numFmt w:val="bullet"/>
      <w:lvlText w:val=""/>
      <w:lvlJc w:val="left"/>
      <w:pPr>
        <w:ind w:left="1800" w:hanging="360"/>
      </w:pPr>
      <w:rPr>
        <w:rFonts w:hint="default" w:ascii="Wingdings" w:hAnsi="Wingdings"/>
      </w:rPr>
    </w:lvl>
    <w:lvl w:ilvl="3" w:tplc="15BC2E56">
      <w:start w:val="1"/>
      <w:numFmt w:val="bullet"/>
      <w:lvlText w:val=""/>
      <w:lvlJc w:val="left"/>
      <w:pPr>
        <w:ind w:left="2520" w:hanging="360"/>
      </w:pPr>
      <w:rPr>
        <w:rFonts w:hint="default" w:ascii="Symbol" w:hAnsi="Symbol"/>
      </w:rPr>
    </w:lvl>
    <w:lvl w:ilvl="4" w:tplc="F32EB712">
      <w:start w:val="1"/>
      <w:numFmt w:val="bullet"/>
      <w:lvlText w:val="o"/>
      <w:lvlJc w:val="left"/>
      <w:pPr>
        <w:ind w:left="3240" w:hanging="360"/>
      </w:pPr>
      <w:rPr>
        <w:rFonts w:hint="default" w:ascii="Courier New" w:hAnsi="Courier New"/>
      </w:rPr>
    </w:lvl>
    <w:lvl w:ilvl="5" w:tplc="B48605A0">
      <w:start w:val="1"/>
      <w:numFmt w:val="bullet"/>
      <w:lvlText w:val=""/>
      <w:lvlJc w:val="left"/>
      <w:pPr>
        <w:ind w:left="3960" w:hanging="360"/>
      </w:pPr>
      <w:rPr>
        <w:rFonts w:hint="default" w:ascii="Wingdings" w:hAnsi="Wingdings"/>
      </w:rPr>
    </w:lvl>
    <w:lvl w:ilvl="6" w:tplc="223227C0">
      <w:start w:val="1"/>
      <w:numFmt w:val="bullet"/>
      <w:lvlText w:val=""/>
      <w:lvlJc w:val="left"/>
      <w:pPr>
        <w:ind w:left="4680" w:hanging="360"/>
      </w:pPr>
      <w:rPr>
        <w:rFonts w:hint="default" w:ascii="Symbol" w:hAnsi="Symbol"/>
      </w:rPr>
    </w:lvl>
    <w:lvl w:ilvl="7" w:tplc="7A6AB76A">
      <w:start w:val="1"/>
      <w:numFmt w:val="bullet"/>
      <w:lvlText w:val="o"/>
      <w:lvlJc w:val="left"/>
      <w:pPr>
        <w:ind w:left="5400" w:hanging="360"/>
      </w:pPr>
      <w:rPr>
        <w:rFonts w:hint="default" w:ascii="Courier New" w:hAnsi="Courier New"/>
      </w:rPr>
    </w:lvl>
    <w:lvl w:ilvl="8" w:tplc="CE3A1FB2">
      <w:start w:val="1"/>
      <w:numFmt w:val="bullet"/>
      <w:lvlText w:val=""/>
      <w:lvlJc w:val="left"/>
      <w:pPr>
        <w:ind w:left="6120" w:hanging="360"/>
      </w:pPr>
      <w:rPr>
        <w:rFonts w:hint="default" w:ascii="Wingdings" w:hAnsi="Wingdings"/>
      </w:rPr>
    </w:lvl>
  </w:abstractNum>
  <w:abstractNum w:abstractNumId="17" w15:restartNumberingAfterBreak="0">
    <w:nsid w:val="51CD6447"/>
    <w:multiLevelType w:val="multilevel"/>
    <w:tmpl w:val="730AB3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85E43C4"/>
    <w:multiLevelType w:val="multilevel"/>
    <w:tmpl w:val="DEE0EA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9CE7CED"/>
    <w:multiLevelType w:val="hybridMultilevel"/>
    <w:tmpl w:val="A6CC60B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5DDF7881"/>
    <w:multiLevelType w:val="hybridMultilevel"/>
    <w:tmpl w:val="8FEE0EC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62A225CA"/>
    <w:multiLevelType w:val="hybridMultilevel"/>
    <w:tmpl w:val="D6DEC39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65553819"/>
    <w:multiLevelType w:val="multilevel"/>
    <w:tmpl w:val="C1E4D3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8C2272B"/>
    <w:multiLevelType w:val="multilevel"/>
    <w:tmpl w:val="B68247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D9075DE"/>
    <w:multiLevelType w:val="hybridMultilevel"/>
    <w:tmpl w:val="4732C12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5" w15:restartNumberingAfterBreak="0">
    <w:nsid w:val="6F3D4218"/>
    <w:multiLevelType w:val="hybridMultilevel"/>
    <w:tmpl w:val="6DA008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3BB2EA3"/>
    <w:multiLevelType w:val="multilevel"/>
    <w:tmpl w:val="B2E693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8110915">
    <w:abstractNumId w:val="16"/>
  </w:num>
  <w:num w:numId="2" w16cid:durableId="1749958152">
    <w:abstractNumId w:val="0"/>
  </w:num>
  <w:num w:numId="3" w16cid:durableId="387068267">
    <w:abstractNumId w:val="15"/>
  </w:num>
  <w:num w:numId="4" w16cid:durableId="1117867082">
    <w:abstractNumId w:val="2"/>
  </w:num>
  <w:num w:numId="5" w16cid:durableId="1619142247">
    <w:abstractNumId w:val="1"/>
  </w:num>
  <w:num w:numId="6" w16cid:durableId="2086341199">
    <w:abstractNumId w:val="8"/>
  </w:num>
  <w:num w:numId="7" w16cid:durableId="1095592309">
    <w:abstractNumId w:val="5"/>
  </w:num>
  <w:num w:numId="8" w16cid:durableId="859053038">
    <w:abstractNumId w:val="7"/>
  </w:num>
  <w:num w:numId="9" w16cid:durableId="563371487">
    <w:abstractNumId w:val="24"/>
  </w:num>
  <w:num w:numId="10" w16cid:durableId="140658565">
    <w:abstractNumId w:val="3"/>
  </w:num>
  <w:num w:numId="11" w16cid:durableId="1204903548">
    <w:abstractNumId w:val="12"/>
  </w:num>
  <w:num w:numId="12" w16cid:durableId="1372925887">
    <w:abstractNumId w:val="25"/>
  </w:num>
  <w:num w:numId="13" w16cid:durableId="1959412386">
    <w:abstractNumId w:val="9"/>
  </w:num>
  <w:num w:numId="14" w16cid:durableId="1988165813">
    <w:abstractNumId w:val="13"/>
  </w:num>
  <w:num w:numId="15" w16cid:durableId="1746801637">
    <w:abstractNumId w:val="10"/>
  </w:num>
  <w:num w:numId="16" w16cid:durableId="1981380874">
    <w:abstractNumId w:val="26"/>
  </w:num>
  <w:num w:numId="17" w16cid:durableId="744188200">
    <w:abstractNumId w:val="6"/>
  </w:num>
  <w:num w:numId="18" w16cid:durableId="1028139730">
    <w:abstractNumId w:val="23"/>
  </w:num>
  <w:num w:numId="19" w16cid:durableId="1964188404">
    <w:abstractNumId w:val="17"/>
  </w:num>
  <w:num w:numId="20" w16cid:durableId="129565291">
    <w:abstractNumId w:val="21"/>
  </w:num>
  <w:num w:numId="21" w16cid:durableId="1081760862">
    <w:abstractNumId w:val="20"/>
  </w:num>
  <w:num w:numId="22" w16cid:durableId="1057583116">
    <w:abstractNumId w:val="19"/>
  </w:num>
  <w:num w:numId="23" w16cid:durableId="1606225781">
    <w:abstractNumId w:val="22"/>
  </w:num>
  <w:num w:numId="24" w16cid:durableId="317542128">
    <w:abstractNumId w:val="14"/>
  </w:num>
  <w:num w:numId="25" w16cid:durableId="266082091">
    <w:abstractNumId w:val="11"/>
  </w:num>
  <w:num w:numId="26" w16cid:durableId="195698118">
    <w:abstractNumId w:val="18"/>
  </w:num>
  <w:num w:numId="27" w16cid:durableId="2067751418">
    <w:abstractNumId w:val="4"/>
  </w:num>
  <w:numIdMacAtCleanup w:val="7"/>
</w:numbering>
</file>

<file path=word/people.xml><?xml version="1.0" encoding="utf-8"?>
<w15:people xmlns:mc="http://schemas.openxmlformats.org/markup-compatibility/2006" xmlns:w15="http://schemas.microsoft.com/office/word/2012/wordml" mc:Ignorable="w15">
  <w15:person w15:author="Sachin Kumbhar">
    <w15:presenceInfo w15:providerId="AD" w15:userId="S::sachin.kumbhar@mjbiopharm.com::7c3aab05-267f-4917-9fdd-c8bd954820c7"/>
  </w15:person>
  <w15:person w15:author="Aleksandar Cvetkovic">
    <w15:presenceInfo w15:providerId="AD" w15:userId="S::aleksandar.cvetkovic_civicarx.org#ext#@mjbiopharm.onmicrosoft.com::207639a7-48fd-4cee-b88c-dc1e8191b75f"/>
  </w15:person>
  <w15:person w15:author="Akash Kengar">
    <w15:presenceInfo w15:providerId="AD" w15:userId="S::akash.kengar@mjbiopharm.com::0bc37892-2e0a-424e-abb7-0b6b9d8fccba"/>
  </w15:person>
  <w15:person w15:author="Dr. Tushar Savane">
    <w15:presenceInfo w15:providerId="AD" w15:userId="S::tushar.savane@mjbiopharm.com::147d7a7a-92ee-401b-a208-45774e0d3e3f"/>
  </w15:person>
  <w15:person w15:author="Pradeep Pagariya">
    <w15:presenceInfo w15:providerId="None" w15:userId="Pradeep Pagariy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trackRevisions w:val="tru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9C9"/>
    <w:rsid w:val="00000BF7"/>
    <w:rsid w:val="0000104E"/>
    <w:rsid w:val="0000218E"/>
    <w:rsid w:val="00002D82"/>
    <w:rsid w:val="00002F60"/>
    <w:rsid w:val="00003588"/>
    <w:rsid w:val="00003C82"/>
    <w:rsid w:val="00004718"/>
    <w:rsid w:val="00004F32"/>
    <w:rsid w:val="000051CD"/>
    <w:rsid w:val="00005F2F"/>
    <w:rsid w:val="0000618C"/>
    <w:rsid w:val="00007561"/>
    <w:rsid w:val="00007D17"/>
    <w:rsid w:val="00007E8C"/>
    <w:rsid w:val="00010806"/>
    <w:rsid w:val="000113FC"/>
    <w:rsid w:val="000116F5"/>
    <w:rsid w:val="00012F76"/>
    <w:rsid w:val="000133EC"/>
    <w:rsid w:val="00013B1A"/>
    <w:rsid w:val="00015071"/>
    <w:rsid w:val="000164AD"/>
    <w:rsid w:val="00016C17"/>
    <w:rsid w:val="00017263"/>
    <w:rsid w:val="00017BD2"/>
    <w:rsid w:val="00020300"/>
    <w:rsid w:val="00020EF5"/>
    <w:rsid w:val="0002133C"/>
    <w:rsid w:val="00021616"/>
    <w:rsid w:val="000223F1"/>
    <w:rsid w:val="00022E9C"/>
    <w:rsid w:val="00023075"/>
    <w:rsid w:val="00023A92"/>
    <w:rsid w:val="00024893"/>
    <w:rsid w:val="00024C3E"/>
    <w:rsid w:val="00024E60"/>
    <w:rsid w:val="0002559A"/>
    <w:rsid w:val="0002695D"/>
    <w:rsid w:val="00027F77"/>
    <w:rsid w:val="00031A26"/>
    <w:rsid w:val="0003265D"/>
    <w:rsid w:val="0003316E"/>
    <w:rsid w:val="00040BD5"/>
    <w:rsid w:val="00041094"/>
    <w:rsid w:val="00041A5F"/>
    <w:rsid w:val="00041E13"/>
    <w:rsid w:val="0004229E"/>
    <w:rsid w:val="000436C1"/>
    <w:rsid w:val="000446CF"/>
    <w:rsid w:val="00044EEA"/>
    <w:rsid w:val="00045D4A"/>
    <w:rsid w:val="00045DF2"/>
    <w:rsid w:val="00045EE7"/>
    <w:rsid w:val="00046BD9"/>
    <w:rsid w:val="00047299"/>
    <w:rsid w:val="0004756A"/>
    <w:rsid w:val="0004782D"/>
    <w:rsid w:val="00047C6D"/>
    <w:rsid w:val="0005229B"/>
    <w:rsid w:val="00053D61"/>
    <w:rsid w:val="00054007"/>
    <w:rsid w:val="00055FCD"/>
    <w:rsid w:val="0005712A"/>
    <w:rsid w:val="000572BD"/>
    <w:rsid w:val="0006001A"/>
    <w:rsid w:val="00060036"/>
    <w:rsid w:val="000602F5"/>
    <w:rsid w:val="0006124B"/>
    <w:rsid w:val="000613FB"/>
    <w:rsid w:val="00061F7F"/>
    <w:rsid w:val="00064173"/>
    <w:rsid w:val="000654D2"/>
    <w:rsid w:val="00065576"/>
    <w:rsid w:val="00065EF0"/>
    <w:rsid w:val="00067A29"/>
    <w:rsid w:val="00067B3C"/>
    <w:rsid w:val="00070EC3"/>
    <w:rsid w:val="00070F44"/>
    <w:rsid w:val="000719CB"/>
    <w:rsid w:val="000725BB"/>
    <w:rsid w:val="00072F76"/>
    <w:rsid w:val="00074DA7"/>
    <w:rsid w:val="00074F1C"/>
    <w:rsid w:val="000752B1"/>
    <w:rsid w:val="00075555"/>
    <w:rsid w:val="00075F64"/>
    <w:rsid w:val="0007601C"/>
    <w:rsid w:val="0007796D"/>
    <w:rsid w:val="00081A87"/>
    <w:rsid w:val="000828C8"/>
    <w:rsid w:val="000848A3"/>
    <w:rsid w:val="00084D90"/>
    <w:rsid w:val="00084DD2"/>
    <w:rsid w:val="00084E88"/>
    <w:rsid w:val="00085310"/>
    <w:rsid w:val="00085EA4"/>
    <w:rsid w:val="0008620D"/>
    <w:rsid w:val="00086A25"/>
    <w:rsid w:val="00087280"/>
    <w:rsid w:val="00090118"/>
    <w:rsid w:val="00091E01"/>
    <w:rsid w:val="0009249C"/>
    <w:rsid w:val="00093402"/>
    <w:rsid w:val="000938AA"/>
    <w:rsid w:val="000940F4"/>
    <w:rsid w:val="00094600"/>
    <w:rsid w:val="00094739"/>
    <w:rsid w:val="000949A7"/>
    <w:rsid w:val="0009603E"/>
    <w:rsid w:val="00097DBA"/>
    <w:rsid w:val="000A1E11"/>
    <w:rsid w:val="000A2437"/>
    <w:rsid w:val="000A2975"/>
    <w:rsid w:val="000A2C7A"/>
    <w:rsid w:val="000A32E7"/>
    <w:rsid w:val="000A3449"/>
    <w:rsid w:val="000A4087"/>
    <w:rsid w:val="000A538F"/>
    <w:rsid w:val="000A5B12"/>
    <w:rsid w:val="000A5C6D"/>
    <w:rsid w:val="000A5FE5"/>
    <w:rsid w:val="000A63EC"/>
    <w:rsid w:val="000A6641"/>
    <w:rsid w:val="000B0749"/>
    <w:rsid w:val="000B0BF9"/>
    <w:rsid w:val="000B3726"/>
    <w:rsid w:val="000B3F59"/>
    <w:rsid w:val="000B43A0"/>
    <w:rsid w:val="000B517B"/>
    <w:rsid w:val="000B5C0F"/>
    <w:rsid w:val="000B5D0F"/>
    <w:rsid w:val="000B6F30"/>
    <w:rsid w:val="000B7CF0"/>
    <w:rsid w:val="000C1FC5"/>
    <w:rsid w:val="000C2394"/>
    <w:rsid w:val="000C26F0"/>
    <w:rsid w:val="000C4163"/>
    <w:rsid w:val="000C4458"/>
    <w:rsid w:val="000C45AF"/>
    <w:rsid w:val="000C463F"/>
    <w:rsid w:val="000C627D"/>
    <w:rsid w:val="000C6516"/>
    <w:rsid w:val="000C6B9E"/>
    <w:rsid w:val="000C6C00"/>
    <w:rsid w:val="000C7359"/>
    <w:rsid w:val="000C7708"/>
    <w:rsid w:val="000C7BE8"/>
    <w:rsid w:val="000C7DD2"/>
    <w:rsid w:val="000D0C20"/>
    <w:rsid w:val="000D0EDA"/>
    <w:rsid w:val="000D15EE"/>
    <w:rsid w:val="000D2029"/>
    <w:rsid w:val="000D2B51"/>
    <w:rsid w:val="000D33C2"/>
    <w:rsid w:val="000D3BB6"/>
    <w:rsid w:val="000D47E7"/>
    <w:rsid w:val="000D759A"/>
    <w:rsid w:val="000D7C9F"/>
    <w:rsid w:val="000E1715"/>
    <w:rsid w:val="000E1DAB"/>
    <w:rsid w:val="000E244E"/>
    <w:rsid w:val="000E2D9F"/>
    <w:rsid w:val="000E2DD8"/>
    <w:rsid w:val="000E2EF4"/>
    <w:rsid w:val="000E31ED"/>
    <w:rsid w:val="000E3DD6"/>
    <w:rsid w:val="000E3F4B"/>
    <w:rsid w:val="000E4C6E"/>
    <w:rsid w:val="000E5180"/>
    <w:rsid w:val="000E5ED3"/>
    <w:rsid w:val="000E6C84"/>
    <w:rsid w:val="000E7C88"/>
    <w:rsid w:val="000F019B"/>
    <w:rsid w:val="000F0589"/>
    <w:rsid w:val="000F0FA2"/>
    <w:rsid w:val="000F1C55"/>
    <w:rsid w:val="000F48CD"/>
    <w:rsid w:val="000F594D"/>
    <w:rsid w:val="000F59BB"/>
    <w:rsid w:val="000F603B"/>
    <w:rsid w:val="000F62E1"/>
    <w:rsid w:val="000F6FAA"/>
    <w:rsid w:val="000F731F"/>
    <w:rsid w:val="000F7741"/>
    <w:rsid w:val="001007EE"/>
    <w:rsid w:val="00103D33"/>
    <w:rsid w:val="00104614"/>
    <w:rsid w:val="00105817"/>
    <w:rsid w:val="00105B88"/>
    <w:rsid w:val="00105E13"/>
    <w:rsid w:val="001066B0"/>
    <w:rsid w:val="00106C84"/>
    <w:rsid w:val="001074D0"/>
    <w:rsid w:val="001079D6"/>
    <w:rsid w:val="00110323"/>
    <w:rsid w:val="00110AE6"/>
    <w:rsid w:val="00110B29"/>
    <w:rsid w:val="00110E6C"/>
    <w:rsid w:val="00111501"/>
    <w:rsid w:val="001127A2"/>
    <w:rsid w:val="001134E6"/>
    <w:rsid w:val="00113B24"/>
    <w:rsid w:val="00114035"/>
    <w:rsid w:val="00117003"/>
    <w:rsid w:val="001202A5"/>
    <w:rsid w:val="001210FB"/>
    <w:rsid w:val="001215B5"/>
    <w:rsid w:val="001237A4"/>
    <w:rsid w:val="001248EB"/>
    <w:rsid w:val="00125ACA"/>
    <w:rsid w:val="0012692D"/>
    <w:rsid w:val="00126C59"/>
    <w:rsid w:val="001271FF"/>
    <w:rsid w:val="001276A8"/>
    <w:rsid w:val="00130B3F"/>
    <w:rsid w:val="00130CB4"/>
    <w:rsid w:val="00131763"/>
    <w:rsid w:val="00131A68"/>
    <w:rsid w:val="00131CDD"/>
    <w:rsid w:val="001331D2"/>
    <w:rsid w:val="0013361D"/>
    <w:rsid w:val="001339E3"/>
    <w:rsid w:val="00134A70"/>
    <w:rsid w:val="00134FF0"/>
    <w:rsid w:val="001360C8"/>
    <w:rsid w:val="0013753E"/>
    <w:rsid w:val="0013759E"/>
    <w:rsid w:val="00137C16"/>
    <w:rsid w:val="001401F1"/>
    <w:rsid w:val="00140B11"/>
    <w:rsid w:val="00140B20"/>
    <w:rsid w:val="00140C10"/>
    <w:rsid w:val="00141AD7"/>
    <w:rsid w:val="0014326F"/>
    <w:rsid w:val="0014397C"/>
    <w:rsid w:val="00144D5A"/>
    <w:rsid w:val="00144DC3"/>
    <w:rsid w:val="00144F36"/>
    <w:rsid w:val="00145E12"/>
    <w:rsid w:val="001460D4"/>
    <w:rsid w:val="001462BE"/>
    <w:rsid w:val="001469FF"/>
    <w:rsid w:val="00147291"/>
    <w:rsid w:val="001477B1"/>
    <w:rsid w:val="001501F7"/>
    <w:rsid w:val="00150BB6"/>
    <w:rsid w:val="0015195C"/>
    <w:rsid w:val="001522BD"/>
    <w:rsid w:val="00152618"/>
    <w:rsid w:val="00152B87"/>
    <w:rsid w:val="00153ED9"/>
    <w:rsid w:val="00154750"/>
    <w:rsid w:val="00155868"/>
    <w:rsid w:val="00156E4A"/>
    <w:rsid w:val="00156E6A"/>
    <w:rsid w:val="00157BEA"/>
    <w:rsid w:val="00157C39"/>
    <w:rsid w:val="00157C9F"/>
    <w:rsid w:val="00157D54"/>
    <w:rsid w:val="00160563"/>
    <w:rsid w:val="00160BA5"/>
    <w:rsid w:val="001610B6"/>
    <w:rsid w:val="00162579"/>
    <w:rsid w:val="00162A4C"/>
    <w:rsid w:val="00162B7E"/>
    <w:rsid w:val="00163090"/>
    <w:rsid w:val="0016370A"/>
    <w:rsid w:val="00163DBC"/>
    <w:rsid w:val="00164F42"/>
    <w:rsid w:val="00165A45"/>
    <w:rsid w:val="001668D9"/>
    <w:rsid w:val="00166C8C"/>
    <w:rsid w:val="00166EB9"/>
    <w:rsid w:val="0016765A"/>
    <w:rsid w:val="00167C3B"/>
    <w:rsid w:val="0017030F"/>
    <w:rsid w:val="00170848"/>
    <w:rsid w:val="0017138A"/>
    <w:rsid w:val="00171772"/>
    <w:rsid w:val="00172E37"/>
    <w:rsid w:val="00173AD8"/>
    <w:rsid w:val="00174628"/>
    <w:rsid w:val="001749A7"/>
    <w:rsid w:val="001757EB"/>
    <w:rsid w:val="001759F2"/>
    <w:rsid w:val="00176027"/>
    <w:rsid w:val="0017684A"/>
    <w:rsid w:val="00176B71"/>
    <w:rsid w:val="00177C68"/>
    <w:rsid w:val="001851BA"/>
    <w:rsid w:val="00186BE8"/>
    <w:rsid w:val="00187820"/>
    <w:rsid w:val="00193541"/>
    <w:rsid w:val="00193759"/>
    <w:rsid w:val="00194012"/>
    <w:rsid w:val="00195574"/>
    <w:rsid w:val="001962B9"/>
    <w:rsid w:val="00196D0D"/>
    <w:rsid w:val="00197599"/>
    <w:rsid w:val="001979C0"/>
    <w:rsid w:val="001A1CDE"/>
    <w:rsid w:val="001A2B6D"/>
    <w:rsid w:val="001A546A"/>
    <w:rsid w:val="001A6529"/>
    <w:rsid w:val="001A6B2A"/>
    <w:rsid w:val="001B0DDE"/>
    <w:rsid w:val="001B23F3"/>
    <w:rsid w:val="001B36A5"/>
    <w:rsid w:val="001B4F49"/>
    <w:rsid w:val="001B4FD4"/>
    <w:rsid w:val="001B6ABA"/>
    <w:rsid w:val="001B6FCE"/>
    <w:rsid w:val="001B7377"/>
    <w:rsid w:val="001C2059"/>
    <w:rsid w:val="001C324B"/>
    <w:rsid w:val="001C39B8"/>
    <w:rsid w:val="001C3B29"/>
    <w:rsid w:val="001C548D"/>
    <w:rsid w:val="001C6290"/>
    <w:rsid w:val="001C6575"/>
    <w:rsid w:val="001C6A2B"/>
    <w:rsid w:val="001C6B2F"/>
    <w:rsid w:val="001C7CA6"/>
    <w:rsid w:val="001D0545"/>
    <w:rsid w:val="001D3446"/>
    <w:rsid w:val="001D4F8C"/>
    <w:rsid w:val="001D55E4"/>
    <w:rsid w:val="001D5645"/>
    <w:rsid w:val="001D5FB3"/>
    <w:rsid w:val="001D63B9"/>
    <w:rsid w:val="001D6F6C"/>
    <w:rsid w:val="001D76F2"/>
    <w:rsid w:val="001D79D1"/>
    <w:rsid w:val="001E0254"/>
    <w:rsid w:val="001E0527"/>
    <w:rsid w:val="001E1723"/>
    <w:rsid w:val="001E21E3"/>
    <w:rsid w:val="001E21FA"/>
    <w:rsid w:val="001E3ABD"/>
    <w:rsid w:val="001E42F6"/>
    <w:rsid w:val="001E5F9A"/>
    <w:rsid w:val="001E6656"/>
    <w:rsid w:val="001E67D1"/>
    <w:rsid w:val="001E6B1B"/>
    <w:rsid w:val="001E7959"/>
    <w:rsid w:val="001F10BA"/>
    <w:rsid w:val="001F334D"/>
    <w:rsid w:val="001F3978"/>
    <w:rsid w:val="001F4485"/>
    <w:rsid w:val="001F4C20"/>
    <w:rsid w:val="001F4F4F"/>
    <w:rsid w:val="002012DA"/>
    <w:rsid w:val="002017DA"/>
    <w:rsid w:val="0020187E"/>
    <w:rsid w:val="00202FCC"/>
    <w:rsid w:val="002031A0"/>
    <w:rsid w:val="0020352D"/>
    <w:rsid w:val="00203749"/>
    <w:rsid w:val="00204078"/>
    <w:rsid w:val="002050E6"/>
    <w:rsid w:val="00205BC7"/>
    <w:rsid w:val="00205E59"/>
    <w:rsid w:val="00205F9B"/>
    <w:rsid w:val="002067F7"/>
    <w:rsid w:val="00206FE3"/>
    <w:rsid w:val="00207E6A"/>
    <w:rsid w:val="00207E73"/>
    <w:rsid w:val="002113D5"/>
    <w:rsid w:val="00211D58"/>
    <w:rsid w:val="0021292C"/>
    <w:rsid w:val="0021385A"/>
    <w:rsid w:val="002139E7"/>
    <w:rsid w:val="002146AD"/>
    <w:rsid w:val="00214EA0"/>
    <w:rsid w:val="00215338"/>
    <w:rsid w:val="0021535D"/>
    <w:rsid w:val="002156C9"/>
    <w:rsid w:val="0021607D"/>
    <w:rsid w:val="0021627E"/>
    <w:rsid w:val="00216B06"/>
    <w:rsid w:val="00217B3C"/>
    <w:rsid w:val="00217C86"/>
    <w:rsid w:val="00217D4D"/>
    <w:rsid w:val="00217FE6"/>
    <w:rsid w:val="00221456"/>
    <w:rsid w:val="002234C1"/>
    <w:rsid w:val="00224773"/>
    <w:rsid w:val="002248BD"/>
    <w:rsid w:val="00224FAB"/>
    <w:rsid w:val="00227784"/>
    <w:rsid w:val="002278F8"/>
    <w:rsid w:val="00227936"/>
    <w:rsid w:val="002316E1"/>
    <w:rsid w:val="0023175C"/>
    <w:rsid w:val="00231815"/>
    <w:rsid w:val="00232032"/>
    <w:rsid w:val="0023388D"/>
    <w:rsid w:val="00235552"/>
    <w:rsid w:val="00235AEA"/>
    <w:rsid w:val="00237937"/>
    <w:rsid w:val="00237C2C"/>
    <w:rsid w:val="00240284"/>
    <w:rsid w:val="002404BB"/>
    <w:rsid w:val="00240C43"/>
    <w:rsid w:val="00240FB0"/>
    <w:rsid w:val="00241349"/>
    <w:rsid w:val="00241605"/>
    <w:rsid w:val="0024180A"/>
    <w:rsid w:val="00241859"/>
    <w:rsid w:val="0024215E"/>
    <w:rsid w:val="00242BB2"/>
    <w:rsid w:val="002431C5"/>
    <w:rsid w:val="00243EA2"/>
    <w:rsid w:val="00244074"/>
    <w:rsid w:val="002442C8"/>
    <w:rsid w:val="00244BAF"/>
    <w:rsid w:val="00245C29"/>
    <w:rsid w:val="00246A16"/>
    <w:rsid w:val="0024766D"/>
    <w:rsid w:val="002516CF"/>
    <w:rsid w:val="00251D39"/>
    <w:rsid w:val="00252577"/>
    <w:rsid w:val="00252F55"/>
    <w:rsid w:val="00253521"/>
    <w:rsid w:val="00253C52"/>
    <w:rsid w:val="0025468A"/>
    <w:rsid w:val="00254AE8"/>
    <w:rsid w:val="00254F41"/>
    <w:rsid w:val="0025540B"/>
    <w:rsid w:val="00255501"/>
    <w:rsid w:val="00256299"/>
    <w:rsid w:val="00256D07"/>
    <w:rsid w:val="00257731"/>
    <w:rsid w:val="00260405"/>
    <w:rsid w:val="00260BA3"/>
    <w:rsid w:val="002616CD"/>
    <w:rsid w:val="00263258"/>
    <w:rsid w:val="00263572"/>
    <w:rsid w:val="002648EB"/>
    <w:rsid w:val="00265D61"/>
    <w:rsid w:val="00265F9E"/>
    <w:rsid w:val="0026649C"/>
    <w:rsid w:val="00267BEC"/>
    <w:rsid w:val="00267EC1"/>
    <w:rsid w:val="002700A7"/>
    <w:rsid w:val="00270400"/>
    <w:rsid w:val="00270658"/>
    <w:rsid w:val="00271781"/>
    <w:rsid w:val="0027241C"/>
    <w:rsid w:val="00272A49"/>
    <w:rsid w:val="0027310F"/>
    <w:rsid w:val="002739FC"/>
    <w:rsid w:val="00273A56"/>
    <w:rsid w:val="0027645E"/>
    <w:rsid w:val="0027763D"/>
    <w:rsid w:val="00280E78"/>
    <w:rsid w:val="00281408"/>
    <w:rsid w:val="002818B8"/>
    <w:rsid w:val="002829E1"/>
    <w:rsid w:val="00283384"/>
    <w:rsid w:val="002849B5"/>
    <w:rsid w:val="002868F0"/>
    <w:rsid w:val="00286D59"/>
    <w:rsid w:val="00286FA4"/>
    <w:rsid w:val="002908D8"/>
    <w:rsid w:val="00290FF6"/>
    <w:rsid w:val="00291026"/>
    <w:rsid w:val="002920B1"/>
    <w:rsid w:val="002921BB"/>
    <w:rsid w:val="002929E9"/>
    <w:rsid w:val="002937AA"/>
    <w:rsid w:val="00294768"/>
    <w:rsid w:val="00294A20"/>
    <w:rsid w:val="00296C4E"/>
    <w:rsid w:val="00296F89"/>
    <w:rsid w:val="002973CA"/>
    <w:rsid w:val="00297700"/>
    <w:rsid w:val="00297A70"/>
    <w:rsid w:val="00297E63"/>
    <w:rsid w:val="002A19CE"/>
    <w:rsid w:val="002A2C07"/>
    <w:rsid w:val="002A328A"/>
    <w:rsid w:val="002A797E"/>
    <w:rsid w:val="002B030C"/>
    <w:rsid w:val="002B055D"/>
    <w:rsid w:val="002B06A9"/>
    <w:rsid w:val="002B1783"/>
    <w:rsid w:val="002B1DAD"/>
    <w:rsid w:val="002B2DC8"/>
    <w:rsid w:val="002B35B1"/>
    <w:rsid w:val="002B46F9"/>
    <w:rsid w:val="002B4984"/>
    <w:rsid w:val="002B6918"/>
    <w:rsid w:val="002B6C80"/>
    <w:rsid w:val="002B6E6C"/>
    <w:rsid w:val="002C0C26"/>
    <w:rsid w:val="002C2571"/>
    <w:rsid w:val="002C336B"/>
    <w:rsid w:val="002C35F2"/>
    <w:rsid w:val="002C36F0"/>
    <w:rsid w:val="002C398C"/>
    <w:rsid w:val="002C453E"/>
    <w:rsid w:val="002C5471"/>
    <w:rsid w:val="002C6499"/>
    <w:rsid w:val="002C6C50"/>
    <w:rsid w:val="002C6DE5"/>
    <w:rsid w:val="002C79D8"/>
    <w:rsid w:val="002C7AB6"/>
    <w:rsid w:val="002C7B5D"/>
    <w:rsid w:val="002D00F4"/>
    <w:rsid w:val="002D01DA"/>
    <w:rsid w:val="002D0A56"/>
    <w:rsid w:val="002D0CD9"/>
    <w:rsid w:val="002D10A5"/>
    <w:rsid w:val="002D165C"/>
    <w:rsid w:val="002D2DF8"/>
    <w:rsid w:val="002D387D"/>
    <w:rsid w:val="002D38A6"/>
    <w:rsid w:val="002D3C26"/>
    <w:rsid w:val="002D3FFB"/>
    <w:rsid w:val="002D40AB"/>
    <w:rsid w:val="002D4CCB"/>
    <w:rsid w:val="002D60AC"/>
    <w:rsid w:val="002D6367"/>
    <w:rsid w:val="002D76AD"/>
    <w:rsid w:val="002D7B25"/>
    <w:rsid w:val="002D7CCB"/>
    <w:rsid w:val="002D7D5D"/>
    <w:rsid w:val="002E0273"/>
    <w:rsid w:val="002E0852"/>
    <w:rsid w:val="002E0A6B"/>
    <w:rsid w:val="002E0DCE"/>
    <w:rsid w:val="002E3501"/>
    <w:rsid w:val="002E3D2F"/>
    <w:rsid w:val="002E5414"/>
    <w:rsid w:val="002E5B69"/>
    <w:rsid w:val="002E65A8"/>
    <w:rsid w:val="002E6B50"/>
    <w:rsid w:val="002F0337"/>
    <w:rsid w:val="002F11C3"/>
    <w:rsid w:val="002F1697"/>
    <w:rsid w:val="002F26B4"/>
    <w:rsid w:val="002F2757"/>
    <w:rsid w:val="002F28C1"/>
    <w:rsid w:val="002F3893"/>
    <w:rsid w:val="002F3DA1"/>
    <w:rsid w:val="002F417B"/>
    <w:rsid w:val="002F4654"/>
    <w:rsid w:val="002F4AE3"/>
    <w:rsid w:val="002F680A"/>
    <w:rsid w:val="002F6D87"/>
    <w:rsid w:val="002F70E2"/>
    <w:rsid w:val="002F71C3"/>
    <w:rsid w:val="002F7599"/>
    <w:rsid w:val="002F76C0"/>
    <w:rsid w:val="00301A60"/>
    <w:rsid w:val="00301ACD"/>
    <w:rsid w:val="00302295"/>
    <w:rsid w:val="0030286A"/>
    <w:rsid w:val="00304575"/>
    <w:rsid w:val="00306EB6"/>
    <w:rsid w:val="00311272"/>
    <w:rsid w:val="00311A69"/>
    <w:rsid w:val="00311A9A"/>
    <w:rsid w:val="00312598"/>
    <w:rsid w:val="00312941"/>
    <w:rsid w:val="00314389"/>
    <w:rsid w:val="00314FA5"/>
    <w:rsid w:val="0031626E"/>
    <w:rsid w:val="00316318"/>
    <w:rsid w:val="003178EB"/>
    <w:rsid w:val="00317C0F"/>
    <w:rsid w:val="00320B9F"/>
    <w:rsid w:val="00322573"/>
    <w:rsid w:val="00323B36"/>
    <w:rsid w:val="00324619"/>
    <w:rsid w:val="003249F7"/>
    <w:rsid w:val="00324C79"/>
    <w:rsid w:val="00324FCB"/>
    <w:rsid w:val="00325C04"/>
    <w:rsid w:val="00325DCA"/>
    <w:rsid w:val="00326802"/>
    <w:rsid w:val="003272CA"/>
    <w:rsid w:val="003275F6"/>
    <w:rsid w:val="0033030D"/>
    <w:rsid w:val="00331245"/>
    <w:rsid w:val="00331E5A"/>
    <w:rsid w:val="00333155"/>
    <w:rsid w:val="003355AA"/>
    <w:rsid w:val="00335C1D"/>
    <w:rsid w:val="003361A6"/>
    <w:rsid w:val="00336FF4"/>
    <w:rsid w:val="00337503"/>
    <w:rsid w:val="003376AF"/>
    <w:rsid w:val="00341C14"/>
    <w:rsid w:val="00342202"/>
    <w:rsid w:val="003422D1"/>
    <w:rsid w:val="00342942"/>
    <w:rsid w:val="00342F91"/>
    <w:rsid w:val="00347222"/>
    <w:rsid w:val="00350821"/>
    <w:rsid w:val="00350A8E"/>
    <w:rsid w:val="00352FB3"/>
    <w:rsid w:val="00353853"/>
    <w:rsid w:val="00353A66"/>
    <w:rsid w:val="00353B6C"/>
    <w:rsid w:val="00353BC0"/>
    <w:rsid w:val="003560EE"/>
    <w:rsid w:val="00356B08"/>
    <w:rsid w:val="00356B14"/>
    <w:rsid w:val="003575FB"/>
    <w:rsid w:val="00357C61"/>
    <w:rsid w:val="00357D20"/>
    <w:rsid w:val="003629DC"/>
    <w:rsid w:val="00362DCA"/>
    <w:rsid w:val="00363D34"/>
    <w:rsid w:val="00363EB2"/>
    <w:rsid w:val="003643B4"/>
    <w:rsid w:val="003643EA"/>
    <w:rsid w:val="003644E3"/>
    <w:rsid w:val="00364F72"/>
    <w:rsid w:val="00365404"/>
    <w:rsid w:val="0036552F"/>
    <w:rsid w:val="00366844"/>
    <w:rsid w:val="00366EFC"/>
    <w:rsid w:val="00370B57"/>
    <w:rsid w:val="00371B11"/>
    <w:rsid w:val="00372925"/>
    <w:rsid w:val="003743BE"/>
    <w:rsid w:val="00374558"/>
    <w:rsid w:val="00374B1B"/>
    <w:rsid w:val="003761EE"/>
    <w:rsid w:val="00376F52"/>
    <w:rsid w:val="00380F55"/>
    <w:rsid w:val="00381F65"/>
    <w:rsid w:val="003828AE"/>
    <w:rsid w:val="00382DB8"/>
    <w:rsid w:val="00383D2F"/>
    <w:rsid w:val="00383FD8"/>
    <w:rsid w:val="00384D7C"/>
    <w:rsid w:val="00384E91"/>
    <w:rsid w:val="00385286"/>
    <w:rsid w:val="0038582E"/>
    <w:rsid w:val="00386316"/>
    <w:rsid w:val="00386F0C"/>
    <w:rsid w:val="003875D7"/>
    <w:rsid w:val="00387CCE"/>
    <w:rsid w:val="00390209"/>
    <w:rsid w:val="00393887"/>
    <w:rsid w:val="003939D2"/>
    <w:rsid w:val="003942BF"/>
    <w:rsid w:val="00394EEB"/>
    <w:rsid w:val="003951F4"/>
    <w:rsid w:val="00395595"/>
    <w:rsid w:val="00395803"/>
    <w:rsid w:val="00395977"/>
    <w:rsid w:val="00396C0D"/>
    <w:rsid w:val="003973D3"/>
    <w:rsid w:val="003A04F1"/>
    <w:rsid w:val="003A0794"/>
    <w:rsid w:val="003A0CA2"/>
    <w:rsid w:val="003A0F12"/>
    <w:rsid w:val="003A1F07"/>
    <w:rsid w:val="003A2120"/>
    <w:rsid w:val="003A2606"/>
    <w:rsid w:val="003A271C"/>
    <w:rsid w:val="003A47E4"/>
    <w:rsid w:val="003A5B2D"/>
    <w:rsid w:val="003A6307"/>
    <w:rsid w:val="003A768D"/>
    <w:rsid w:val="003B0913"/>
    <w:rsid w:val="003B0B50"/>
    <w:rsid w:val="003B0EF9"/>
    <w:rsid w:val="003B1A3B"/>
    <w:rsid w:val="003B1AE2"/>
    <w:rsid w:val="003B21D1"/>
    <w:rsid w:val="003B2C00"/>
    <w:rsid w:val="003B307B"/>
    <w:rsid w:val="003B51A9"/>
    <w:rsid w:val="003B542F"/>
    <w:rsid w:val="003B5836"/>
    <w:rsid w:val="003B5D1E"/>
    <w:rsid w:val="003B6D89"/>
    <w:rsid w:val="003B791D"/>
    <w:rsid w:val="003C053D"/>
    <w:rsid w:val="003C05CB"/>
    <w:rsid w:val="003C08E5"/>
    <w:rsid w:val="003C1403"/>
    <w:rsid w:val="003C1A29"/>
    <w:rsid w:val="003C1FDC"/>
    <w:rsid w:val="003C2596"/>
    <w:rsid w:val="003C2856"/>
    <w:rsid w:val="003C3B3A"/>
    <w:rsid w:val="003C3C0B"/>
    <w:rsid w:val="003C473F"/>
    <w:rsid w:val="003C6A11"/>
    <w:rsid w:val="003C701F"/>
    <w:rsid w:val="003D0843"/>
    <w:rsid w:val="003D0EF4"/>
    <w:rsid w:val="003D11F0"/>
    <w:rsid w:val="003D1585"/>
    <w:rsid w:val="003D30E3"/>
    <w:rsid w:val="003D35EA"/>
    <w:rsid w:val="003D5A8E"/>
    <w:rsid w:val="003D5B98"/>
    <w:rsid w:val="003D67D7"/>
    <w:rsid w:val="003D6E8A"/>
    <w:rsid w:val="003D6EC4"/>
    <w:rsid w:val="003D7BA9"/>
    <w:rsid w:val="003E280E"/>
    <w:rsid w:val="003E3877"/>
    <w:rsid w:val="003E48ED"/>
    <w:rsid w:val="003E4995"/>
    <w:rsid w:val="003E52FD"/>
    <w:rsid w:val="003E5A15"/>
    <w:rsid w:val="003E5EE1"/>
    <w:rsid w:val="003E7B89"/>
    <w:rsid w:val="003F1806"/>
    <w:rsid w:val="003F23AC"/>
    <w:rsid w:val="003F2694"/>
    <w:rsid w:val="003F2B1E"/>
    <w:rsid w:val="003F2C79"/>
    <w:rsid w:val="003F4C77"/>
    <w:rsid w:val="003F50CE"/>
    <w:rsid w:val="003F52DD"/>
    <w:rsid w:val="003F65D6"/>
    <w:rsid w:val="003F6D61"/>
    <w:rsid w:val="003F7C0B"/>
    <w:rsid w:val="00400952"/>
    <w:rsid w:val="00400CC0"/>
    <w:rsid w:val="004020F8"/>
    <w:rsid w:val="0040210E"/>
    <w:rsid w:val="004044C6"/>
    <w:rsid w:val="00404648"/>
    <w:rsid w:val="004049A1"/>
    <w:rsid w:val="00405022"/>
    <w:rsid w:val="00405476"/>
    <w:rsid w:val="004057F2"/>
    <w:rsid w:val="00405BB1"/>
    <w:rsid w:val="004065B3"/>
    <w:rsid w:val="004066A9"/>
    <w:rsid w:val="0040681E"/>
    <w:rsid w:val="00407E26"/>
    <w:rsid w:val="00407E2C"/>
    <w:rsid w:val="004105D1"/>
    <w:rsid w:val="00414162"/>
    <w:rsid w:val="00414B64"/>
    <w:rsid w:val="00414F13"/>
    <w:rsid w:val="00415424"/>
    <w:rsid w:val="00415D36"/>
    <w:rsid w:val="004166AD"/>
    <w:rsid w:val="00417012"/>
    <w:rsid w:val="0041762A"/>
    <w:rsid w:val="00420129"/>
    <w:rsid w:val="004203E2"/>
    <w:rsid w:val="00420DEB"/>
    <w:rsid w:val="00423173"/>
    <w:rsid w:val="00423633"/>
    <w:rsid w:val="00423C2C"/>
    <w:rsid w:val="004256F5"/>
    <w:rsid w:val="00425C44"/>
    <w:rsid w:val="00427E2C"/>
    <w:rsid w:val="00427FB2"/>
    <w:rsid w:val="00430C6C"/>
    <w:rsid w:val="00431100"/>
    <w:rsid w:val="00431593"/>
    <w:rsid w:val="00431A57"/>
    <w:rsid w:val="004323FE"/>
    <w:rsid w:val="0043288A"/>
    <w:rsid w:val="004333B3"/>
    <w:rsid w:val="004334D4"/>
    <w:rsid w:val="00434058"/>
    <w:rsid w:val="00434E59"/>
    <w:rsid w:val="004354F9"/>
    <w:rsid w:val="00436FD8"/>
    <w:rsid w:val="00437992"/>
    <w:rsid w:val="00440001"/>
    <w:rsid w:val="0044072C"/>
    <w:rsid w:val="00440D29"/>
    <w:rsid w:val="00440FF2"/>
    <w:rsid w:val="004411C9"/>
    <w:rsid w:val="004415F6"/>
    <w:rsid w:val="0044287A"/>
    <w:rsid w:val="00443D7C"/>
    <w:rsid w:val="0044467D"/>
    <w:rsid w:val="00444D8E"/>
    <w:rsid w:val="0044525A"/>
    <w:rsid w:val="00445841"/>
    <w:rsid w:val="00445C59"/>
    <w:rsid w:val="0044704A"/>
    <w:rsid w:val="00447144"/>
    <w:rsid w:val="00451C53"/>
    <w:rsid w:val="00451DDD"/>
    <w:rsid w:val="00452902"/>
    <w:rsid w:val="00453E24"/>
    <w:rsid w:val="00454A81"/>
    <w:rsid w:val="00454FF1"/>
    <w:rsid w:val="00455D39"/>
    <w:rsid w:val="004561CF"/>
    <w:rsid w:val="004561E9"/>
    <w:rsid w:val="0045633E"/>
    <w:rsid w:val="00456F6C"/>
    <w:rsid w:val="00457E97"/>
    <w:rsid w:val="00460417"/>
    <w:rsid w:val="0046102F"/>
    <w:rsid w:val="00461353"/>
    <w:rsid w:val="004618E2"/>
    <w:rsid w:val="004619D8"/>
    <w:rsid w:val="00462E6B"/>
    <w:rsid w:val="00464197"/>
    <w:rsid w:val="00464DA4"/>
    <w:rsid w:val="004652DA"/>
    <w:rsid w:val="004652DF"/>
    <w:rsid w:val="00465342"/>
    <w:rsid w:val="00465918"/>
    <w:rsid w:val="00465B48"/>
    <w:rsid w:val="00466C71"/>
    <w:rsid w:val="004709B9"/>
    <w:rsid w:val="00470ED9"/>
    <w:rsid w:val="004713CD"/>
    <w:rsid w:val="004713FC"/>
    <w:rsid w:val="004717C3"/>
    <w:rsid w:val="0047190E"/>
    <w:rsid w:val="00472936"/>
    <w:rsid w:val="00472E32"/>
    <w:rsid w:val="00472F4A"/>
    <w:rsid w:val="00473967"/>
    <w:rsid w:val="00474E23"/>
    <w:rsid w:val="00475695"/>
    <w:rsid w:val="00475A4E"/>
    <w:rsid w:val="00475EE6"/>
    <w:rsid w:val="00476D4F"/>
    <w:rsid w:val="00477600"/>
    <w:rsid w:val="00482985"/>
    <w:rsid w:val="00483B07"/>
    <w:rsid w:val="00483F09"/>
    <w:rsid w:val="0048665D"/>
    <w:rsid w:val="00490AFB"/>
    <w:rsid w:val="00490C00"/>
    <w:rsid w:val="00490DF7"/>
    <w:rsid w:val="004916FD"/>
    <w:rsid w:val="0049228A"/>
    <w:rsid w:val="00492DF5"/>
    <w:rsid w:val="00495398"/>
    <w:rsid w:val="004972F4"/>
    <w:rsid w:val="004A0FAB"/>
    <w:rsid w:val="004A1DDE"/>
    <w:rsid w:val="004A295D"/>
    <w:rsid w:val="004A2B50"/>
    <w:rsid w:val="004A3065"/>
    <w:rsid w:val="004A4E59"/>
    <w:rsid w:val="004A50B3"/>
    <w:rsid w:val="004A5C94"/>
    <w:rsid w:val="004A5EA8"/>
    <w:rsid w:val="004A6867"/>
    <w:rsid w:val="004A6D35"/>
    <w:rsid w:val="004B00BC"/>
    <w:rsid w:val="004B05BE"/>
    <w:rsid w:val="004B0B33"/>
    <w:rsid w:val="004B0FFB"/>
    <w:rsid w:val="004B11D7"/>
    <w:rsid w:val="004B1DDD"/>
    <w:rsid w:val="004B1F3A"/>
    <w:rsid w:val="004B2285"/>
    <w:rsid w:val="004B2594"/>
    <w:rsid w:val="004B2831"/>
    <w:rsid w:val="004B2C72"/>
    <w:rsid w:val="004B3A9D"/>
    <w:rsid w:val="004B41C5"/>
    <w:rsid w:val="004B4269"/>
    <w:rsid w:val="004B4556"/>
    <w:rsid w:val="004B58AC"/>
    <w:rsid w:val="004C0FEA"/>
    <w:rsid w:val="004C1064"/>
    <w:rsid w:val="004C1125"/>
    <w:rsid w:val="004C146B"/>
    <w:rsid w:val="004C1AD7"/>
    <w:rsid w:val="004C1CD6"/>
    <w:rsid w:val="004C2640"/>
    <w:rsid w:val="004C2BFA"/>
    <w:rsid w:val="004C32BE"/>
    <w:rsid w:val="004C4178"/>
    <w:rsid w:val="004C42B0"/>
    <w:rsid w:val="004C5F14"/>
    <w:rsid w:val="004C68DE"/>
    <w:rsid w:val="004C6BFC"/>
    <w:rsid w:val="004C71A3"/>
    <w:rsid w:val="004C7545"/>
    <w:rsid w:val="004C7E16"/>
    <w:rsid w:val="004D0D54"/>
    <w:rsid w:val="004D1A43"/>
    <w:rsid w:val="004D2D4A"/>
    <w:rsid w:val="004D2F0B"/>
    <w:rsid w:val="004D3203"/>
    <w:rsid w:val="004D36FC"/>
    <w:rsid w:val="004D3EF4"/>
    <w:rsid w:val="004D4FDE"/>
    <w:rsid w:val="004D50A0"/>
    <w:rsid w:val="004D5937"/>
    <w:rsid w:val="004D5A4F"/>
    <w:rsid w:val="004D5D17"/>
    <w:rsid w:val="004D600D"/>
    <w:rsid w:val="004D63BF"/>
    <w:rsid w:val="004D7251"/>
    <w:rsid w:val="004D788A"/>
    <w:rsid w:val="004E0006"/>
    <w:rsid w:val="004E004F"/>
    <w:rsid w:val="004E006E"/>
    <w:rsid w:val="004E0BBD"/>
    <w:rsid w:val="004E11CC"/>
    <w:rsid w:val="004E1617"/>
    <w:rsid w:val="004E2B5C"/>
    <w:rsid w:val="004E2BD9"/>
    <w:rsid w:val="004E39D0"/>
    <w:rsid w:val="004E4986"/>
    <w:rsid w:val="004E4B23"/>
    <w:rsid w:val="004E5112"/>
    <w:rsid w:val="004E5D6B"/>
    <w:rsid w:val="004E6316"/>
    <w:rsid w:val="004E6ED9"/>
    <w:rsid w:val="004F0EC8"/>
    <w:rsid w:val="004F1078"/>
    <w:rsid w:val="004F211B"/>
    <w:rsid w:val="004F25B5"/>
    <w:rsid w:val="004F374B"/>
    <w:rsid w:val="004F5660"/>
    <w:rsid w:val="004F585C"/>
    <w:rsid w:val="004F5BEC"/>
    <w:rsid w:val="004F6D28"/>
    <w:rsid w:val="004F6EB8"/>
    <w:rsid w:val="005003F6"/>
    <w:rsid w:val="00501391"/>
    <w:rsid w:val="00501D21"/>
    <w:rsid w:val="00501F7C"/>
    <w:rsid w:val="0050396D"/>
    <w:rsid w:val="00506474"/>
    <w:rsid w:val="005069DA"/>
    <w:rsid w:val="00506D18"/>
    <w:rsid w:val="00506DCA"/>
    <w:rsid w:val="00510763"/>
    <w:rsid w:val="00510C36"/>
    <w:rsid w:val="0051132E"/>
    <w:rsid w:val="0051156F"/>
    <w:rsid w:val="0051212C"/>
    <w:rsid w:val="00513DA2"/>
    <w:rsid w:val="00513EE3"/>
    <w:rsid w:val="00514117"/>
    <w:rsid w:val="00515015"/>
    <w:rsid w:val="005151E3"/>
    <w:rsid w:val="0051580F"/>
    <w:rsid w:val="005175EC"/>
    <w:rsid w:val="00517602"/>
    <w:rsid w:val="00520084"/>
    <w:rsid w:val="0052055F"/>
    <w:rsid w:val="005206BA"/>
    <w:rsid w:val="00520950"/>
    <w:rsid w:val="00520D46"/>
    <w:rsid w:val="0052184F"/>
    <w:rsid w:val="00521AA7"/>
    <w:rsid w:val="005226B4"/>
    <w:rsid w:val="00522FAA"/>
    <w:rsid w:val="0052393D"/>
    <w:rsid w:val="005246CD"/>
    <w:rsid w:val="00524C1C"/>
    <w:rsid w:val="0052516B"/>
    <w:rsid w:val="00525A1B"/>
    <w:rsid w:val="005263CC"/>
    <w:rsid w:val="0052642B"/>
    <w:rsid w:val="005266DF"/>
    <w:rsid w:val="00530269"/>
    <w:rsid w:val="005306D7"/>
    <w:rsid w:val="00531707"/>
    <w:rsid w:val="005317FC"/>
    <w:rsid w:val="005326AC"/>
    <w:rsid w:val="005338FF"/>
    <w:rsid w:val="005343C1"/>
    <w:rsid w:val="00534A8E"/>
    <w:rsid w:val="005358DC"/>
    <w:rsid w:val="00535BD0"/>
    <w:rsid w:val="00536F0C"/>
    <w:rsid w:val="00537589"/>
    <w:rsid w:val="005378D4"/>
    <w:rsid w:val="00537E48"/>
    <w:rsid w:val="00540C8D"/>
    <w:rsid w:val="00541605"/>
    <w:rsid w:val="0054268C"/>
    <w:rsid w:val="00542BC0"/>
    <w:rsid w:val="00542BDF"/>
    <w:rsid w:val="00543C32"/>
    <w:rsid w:val="00543DC7"/>
    <w:rsid w:val="00544A72"/>
    <w:rsid w:val="00544EF5"/>
    <w:rsid w:val="0054636F"/>
    <w:rsid w:val="0054736D"/>
    <w:rsid w:val="00550182"/>
    <w:rsid w:val="0055057D"/>
    <w:rsid w:val="00550A05"/>
    <w:rsid w:val="00551E3F"/>
    <w:rsid w:val="0055329D"/>
    <w:rsid w:val="00553E2B"/>
    <w:rsid w:val="00554085"/>
    <w:rsid w:val="005563CF"/>
    <w:rsid w:val="005572E9"/>
    <w:rsid w:val="005577A5"/>
    <w:rsid w:val="005601DC"/>
    <w:rsid w:val="00560BBC"/>
    <w:rsid w:val="00561B86"/>
    <w:rsid w:val="00562A7C"/>
    <w:rsid w:val="00562C2E"/>
    <w:rsid w:val="00562C37"/>
    <w:rsid w:val="00563230"/>
    <w:rsid w:val="00564D90"/>
    <w:rsid w:val="00565145"/>
    <w:rsid w:val="0056530F"/>
    <w:rsid w:val="005665FA"/>
    <w:rsid w:val="0056665F"/>
    <w:rsid w:val="00567004"/>
    <w:rsid w:val="00570ECB"/>
    <w:rsid w:val="00571E8D"/>
    <w:rsid w:val="00572297"/>
    <w:rsid w:val="0057376E"/>
    <w:rsid w:val="00574C9A"/>
    <w:rsid w:val="00575FA1"/>
    <w:rsid w:val="0057687A"/>
    <w:rsid w:val="005805F3"/>
    <w:rsid w:val="00581E96"/>
    <w:rsid w:val="00583541"/>
    <w:rsid w:val="005849BE"/>
    <w:rsid w:val="00584A85"/>
    <w:rsid w:val="00586F2B"/>
    <w:rsid w:val="0058763E"/>
    <w:rsid w:val="0059023D"/>
    <w:rsid w:val="0059027C"/>
    <w:rsid w:val="005905BB"/>
    <w:rsid w:val="00593A74"/>
    <w:rsid w:val="00593AF2"/>
    <w:rsid w:val="0059423A"/>
    <w:rsid w:val="00594C7D"/>
    <w:rsid w:val="0059684C"/>
    <w:rsid w:val="00596ED9"/>
    <w:rsid w:val="00597762"/>
    <w:rsid w:val="005A0CC1"/>
    <w:rsid w:val="005A11AD"/>
    <w:rsid w:val="005A1A10"/>
    <w:rsid w:val="005A1A8C"/>
    <w:rsid w:val="005A2CEC"/>
    <w:rsid w:val="005A4EB7"/>
    <w:rsid w:val="005A51FF"/>
    <w:rsid w:val="005A7431"/>
    <w:rsid w:val="005B06D9"/>
    <w:rsid w:val="005B0E97"/>
    <w:rsid w:val="005B138A"/>
    <w:rsid w:val="005B1B90"/>
    <w:rsid w:val="005B2C51"/>
    <w:rsid w:val="005B2E3B"/>
    <w:rsid w:val="005B3241"/>
    <w:rsid w:val="005B328C"/>
    <w:rsid w:val="005B3823"/>
    <w:rsid w:val="005B56C5"/>
    <w:rsid w:val="005C147C"/>
    <w:rsid w:val="005C14FD"/>
    <w:rsid w:val="005C1E14"/>
    <w:rsid w:val="005C24E5"/>
    <w:rsid w:val="005C2A25"/>
    <w:rsid w:val="005C2BD6"/>
    <w:rsid w:val="005C3B22"/>
    <w:rsid w:val="005C71F0"/>
    <w:rsid w:val="005C74C9"/>
    <w:rsid w:val="005C792E"/>
    <w:rsid w:val="005C79F7"/>
    <w:rsid w:val="005C7B05"/>
    <w:rsid w:val="005D0076"/>
    <w:rsid w:val="005D0E1F"/>
    <w:rsid w:val="005D15AF"/>
    <w:rsid w:val="005D1ABB"/>
    <w:rsid w:val="005D1D41"/>
    <w:rsid w:val="005D2413"/>
    <w:rsid w:val="005D2B36"/>
    <w:rsid w:val="005D31A5"/>
    <w:rsid w:val="005D37F7"/>
    <w:rsid w:val="005D4160"/>
    <w:rsid w:val="005D591F"/>
    <w:rsid w:val="005D62C7"/>
    <w:rsid w:val="005D6834"/>
    <w:rsid w:val="005D738C"/>
    <w:rsid w:val="005E0452"/>
    <w:rsid w:val="005E086A"/>
    <w:rsid w:val="005E0F68"/>
    <w:rsid w:val="005E34B1"/>
    <w:rsid w:val="005E4249"/>
    <w:rsid w:val="005E5009"/>
    <w:rsid w:val="005E56CC"/>
    <w:rsid w:val="005E5733"/>
    <w:rsid w:val="005E6035"/>
    <w:rsid w:val="005E7128"/>
    <w:rsid w:val="005E7707"/>
    <w:rsid w:val="005F019B"/>
    <w:rsid w:val="005F12EC"/>
    <w:rsid w:val="005F18E3"/>
    <w:rsid w:val="005F2B92"/>
    <w:rsid w:val="005F3F23"/>
    <w:rsid w:val="005F52F8"/>
    <w:rsid w:val="005F5848"/>
    <w:rsid w:val="005F62FB"/>
    <w:rsid w:val="005F63F4"/>
    <w:rsid w:val="005F7456"/>
    <w:rsid w:val="005F77FC"/>
    <w:rsid w:val="005F785B"/>
    <w:rsid w:val="005F7FD7"/>
    <w:rsid w:val="0060054E"/>
    <w:rsid w:val="00600556"/>
    <w:rsid w:val="006015EF"/>
    <w:rsid w:val="0060176C"/>
    <w:rsid w:val="006029CF"/>
    <w:rsid w:val="006038F7"/>
    <w:rsid w:val="0060428F"/>
    <w:rsid w:val="006046D9"/>
    <w:rsid w:val="00604DF6"/>
    <w:rsid w:val="00605CCD"/>
    <w:rsid w:val="006076FF"/>
    <w:rsid w:val="00610020"/>
    <w:rsid w:val="00610C71"/>
    <w:rsid w:val="00610F1A"/>
    <w:rsid w:val="0061158B"/>
    <w:rsid w:val="00611F08"/>
    <w:rsid w:val="0061206D"/>
    <w:rsid w:val="00613A86"/>
    <w:rsid w:val="00613E8F"/>
    <w:rsid w:val="00614911"/>
    <w:rsid w:val="006152FA"/>
    <w:rsid w:val="00615CCD"/>
    <w:rsid w:val="0061676D"/>
    <w:rsid w:val="00616A98"/>
    <w:rsid w:val="00617000"/>
    <w:rsid w:val="0061741F"/>
    <w:rsid w:val="00620237"/>
    <w:rsid w:val="00620E86"/>
    <w:rsid w:val="0062109A"/>
    <w:rsid w:val="006217BF"/>
    <w:rsid w:val="0062198D"/>
    <w:rsid w:val="006220EF"/>
    <w:rsid w:val="00622873"/>
    <w:rsid w:val="006231A3"/>
    <w:rsid w:val="00623D9A"/>
    <w:rsid w:val="00624690"/>
    <w:rsid w:val="00624B28"/>
    <w:rsid w:val="00625BAF"/>
    <w:rsid w:val="0062619A"/>
    <w:rsid w:val="00626EBD"/>
    <w:rsid w:val="006305F4"/>
    <w:rsid w:val="00630A78"/>
    <w:rsid w:val="006322FA"/>
    <w:rsid w:val="00632E09"/>
    <w:rsid w:val="006333E0"/>
    <w:rsid w:val="00633894"/>
    <w:rsid w:val="00633C9B"/>
    <w:rsid w:val="00634789"/>
    <w:rsid w:val="006365EE"/>
    <w:rsid w:val="00637177"/>
    <w:rsid w:val="006371FE"/>
    <w:rsid w:val="00637D08"/>
    <w:rsid w:val="00640263"/>
    <w:rsid w:val="00640735"/>
    <w:rsid w:val="00640ED5"/>
    <w:rsid w:val="00641011"/>
    <w:rsid w:val="0064212E"/>
    <w:rsid w:val="006426B5"/>
    <w:rsid w:val="00642ED2"/>
    <w:rsid w:val="006441BB"/>
    <w:rsid w:val="0064502D"/>
    <w:rsid w:val="006468D0"/>
    <w:rsid w:val="00646B1F"/>
    <w:rsid w:val="00647FB1"/>
    <w:rsid w:val="00650706"/>
    <w:rsid w:val="00651128"/>
    <w:rsid w:val="0065114F"/>
    <w:rsid w:val="006514C7"/>
    <w:rsid w:val="0065356F"/>
    <w:rsid w:val="006558F4"/>
    <w:rsid w:val="00656BAB"/>
    <w:rsid w:val="0065735D"/>
    <w:rsid w:val="0065759B"/>
    <w:rsid w:val="0065772C"/>
    <w:rsid w:val="0065774F"/>
    <w:rsid w:val="00657BD2"/>
    <w:rsid w:val="006600A2"/>
    <w:rsid w:val="006607F9"/>
    <w:rsid w:val="00660DC7"/>
    <w:rsid w:val="006614E5"/>
    <w:rsid w:val="00662ADA"/>
    <w:rsid w:val="0066318B"/>
    <w:rsid w:val="00663304"/>
    <w:rsid w:val="00663493"/>
    <w:rsid w:val="00666A03"/>
    <w:rsid w:val="00666D85"/>
    <w:rsid w:val="00666DCA"/>
    <w:rsid w:val="00667870"/>
    <w:rsid w:val="0067105B"/>
    <w:rsid w:val="00671EA5"/>
    <w:rsid w:val="00671F65"/>
    <w:rsid w:val="00672550"/>
    <w:rsid w:val="006725BD"/>
    <w:rsid w:val="006728D3"/>
    <w:rsid w:val="0067382C"/>
    <w:rsid w:val="00673DA8"/>
    <w:rsid w:val="00673E01"/>
    <w:rsid w:val="006771C6"/>
    <w:rsid w:val="006774AD"/>
    <w:rsid w:val="00677585"/>
    <w:rsid w:val="00680BAB"/>
    <w:rsid w:val="00681D0E"/>
    <w:rsid w:val="00683397"/>
    <w:rsid w:val="0068410C"/>
    <w:rsid w:val="00684288"/>
    <w:rsid w:val="00684C1B"/>
    <w:rsid w:val="0068507A"/>
    <w:rsid w:val="00685964"/>
    <w:rsid w:val="00686995"/>
    <w:rsid w:val="00686CB0"/>
    <w:rsid w:val="00686FA1"/>
    <w:rsid w:val="00687B6E"/>
    <w:rsid w:val="00687BAF"/>
    <w:rsid w:val="00687E82"/>
    <w:rsid w:val="0069158C"/>
    <w:rsid w:val="006924B0"/>
    <w:rsid w:val="00692C57"/>
    <w:rsid w:val="00693B19"/>
    <w:rsid w:val="00696728"/>
    <w:rsid w:val="006974E6"/>
    <w:rsid w:val="006A06C6"/>
    <w:rsid w:val="006A1285"/>
    <w:rsid w:val="006A1752"/>
    <w:rsid w:val="006A1A7F"/>
    <w:rsid w:val="006A1D7D"/>
    <w:rsid w:val="006A1DF8"/>
    <w:rsid w:val="006A1DFB"/>
    <w:rsid w:val="006A252F"/>
    <w:rsid w:val="006A2596"/>
    <w:rsid w:val="006A25A4"/>
    <w:rsid w:val="006A2B70"/>
    <w:rsid w:val="006A2DBE"/>
    <w:rsid w:val="006A3266"/>
    <w:rsid w:val="006A32D3"/>
    <w:rsid w:val="006A354B"/>
    <w:rsid w:val="006A392B"/>
    <w:rsid w:val="006A45FC"/>
    <w:rsid w:val="006A54E3"/>
    <w:rsid w:val="006A5642"/>
    <w:rsid w:val="006A659F"/>
    <w:rsid w:val="006A7B09"/>
    <w:rsid w:val="006B062F"/>
    <w:rsid w:val="006B2500"/>
    <w:rsid w:val="006B2AE6"/>
    <w:rsid w:val="006B31E1"/>
    <w:rsid w:val="006B38E3"/>
    <w:rsid w:val="006B3F36"/>
    <w:rsid w:val="006B4175"/>
    <w:rsid w:val="006B45FE"/>
    <w:rsid w:val="006B4799"/>
    <w:rsid w:val="006B48C3"/>
    <w:rsid w:val="006C054B"/>
    <w:rsid w:val="006C22C7"/>
    <w:rsid w:val="006C295A"/>
    <w:rsid w:val="006C2DCA"/>
    <w:rsid w:val="006C313D"/>
    <w:rsid w:val="006C524C"/>
    <w:rsid w:val="006C569F"/>
    <w:rsid w:val="006C5764"/>
    <w:rsid w:val="006C5F51"/>
    <w:rsid w:val="006C68F5"/>
    <w:rsid w:val="006C697D"/>
    <w:rsid w:val="006C79B3"/>
    <w:rsid w:val="006C7A44"/>
    <w:rsid w:val="006D083D"/>
    <w:rsid w:val="006D1484"/>
    <w:rsid w:val="006D14FA"/>
    <w:rsid w:val="006D1DB6"/>
    <w:rsid w:val="006D23EE"/>
    <w:rsid w:val="006D2A18"/>
    <w:rsid w:val="006D2BC1"/>
    <w:rsid w:val="006D3265"/>
    <w:rsid w:val="006D34CC"/>
    <w:rsid w:val="006D48D8"/>
    <w:rsid w:val="006D58CE"/>
    <w:rsid w:val="006D591A"/>
    <w:rsid w:val="006D5DD0"/>
    <w:rsid w:val="006D5E43"/>
    <w:rsid w:val="006D6312"/>
    <w:rsid w:val="006D68B5"/>
    <w:rsid w:val="006D77D7"/>
    <w:rsid w:val="006D796F"/>
    <w:rsid w:val="006E08AE"/>
    <w:rsid w:val="006E49A9"/>
    <w:rsid w:val="006F01A0"/>
    <w:rsid w:val="006F1F3C"/>
    <w:rsid w:val="006F2D96"/>
    <w:rsid w:val="006F470C"/>
    <w:rsid w:val="006F5F2D"/>
    <w:rsid w:val="006F68F8"/>
    <w:rsid w:val="006F6C77"/>
    <w:rsid w:val="006F7118"/>
    <w:rsid w:val="006F7F27"/>
    <w:rsid w:val="0070051F"/>
    <w:rsid w:val="00701771"/>
    <w:rsid w:val="00701936"/>
    <w:rsid w:val="00702864"/>
    <w:rsid w:val="00702DE2"/>
    <w:rsid w:val="00704591"/>
    <w:rsid w:val="00705AFF"/>
    <w:rsid w:val="00707365"/>
    <w:rsid w:val="00707393"/>
    <w:rsid w:val="007105AE"/>
    <w:rsid w:val="00710AB0"/>
    <w:rsid w:val="007116AC"/>
    <w:rsid w:val="00711A8B"/>
    <w:rsid w:val="007123B4"/>
    <w:rsid w:val="007126FC"/>
    <w:rsid w:val="00712A7A"/>
    <w:rsid w:val="00712A91"/>
    <w:rsid w:val="00713A3E"/>
    <w:rsid w:val="00714C1C"/>
    <w:rsid w:val="00715CAF"/>
    <w:rsid w:val="0071650C"/>
    <w:rsid w:val="0071662E"/>
    <w:rsid w:val="00716E11"/>
    <w:rsid w:val="0071797E"/>
    <w:rsid w:val="00717DFD"/>
    <w:rsid w:val="0072009C"/>
    <w:rsid w:val="0072106B"/>
    <w:rsid w:val="007217C7"/>
    <w:rsid w:val="00722542"/>
    <w:rsid w:val="00723EDB"/>
    <w:rsid w:val="00724EC7"/>
    <w:rsid w:val="0072644F"/>
    <w:rsid w:val="007278BF"/>
    <w:rsid w:val="007278DD"/>
    <w:rsid w:val="00727E38"/>
    <w:rsid w:val="0073055B"/>
    <w:rsid w:val="007313C7"/>
    <w:rsid w:val="00731AA2"/>
    <w:rsid w:val="007324FF"/>
    <w:rsid w:val="00734652"/>
    <w:rsid w:val="00734A67"/>
    <w:rsid w:val="00734C95"/>
    <w:rsid w:val="00734DE7"/>
    <w:rsid w:val="00734E94"/>
    <w:rsid w:val="007369AC"/>
    <w:rsid w:val="00740ADB"/>
    <w:rsid w:val="00740DE1"/>
    <w:rsid w:val="00740E83"/>
    <w:rsid w:val="00740F7A"/>
    <w:rsid w:val="00741E7E"/>
    <w:rsid w:val="00741FDB"/>
    <w:rsid w:val="00742559"/>
    <w:rsid w:val="00743D1E"/>
    <w:rsid w:val="007440EE"/>
    <w:rsid w:val="00745375"/>
    <w:rsid w:val="00746E3C"/>
    <w:rsid w:val="00747D9E"/>
    <w:rsid w:val="007517F6"/>
    <w:rsid w:val="00751AB7"/>
    <w:rsid w:val="00752C1E"/>
    <w:rsid w:val="007532E5"/>
    <w:rsid w:val="0075370F"/>
    <w:rsid w:val="007543B4"/>
    <w:rsid w:val="007564FA"/>
    <w:rsid w:val="007567F4"/>
    <w:rsid w:val="00756837"/>
    <w:rsid w:val="00756B12"/>
    <w:rsid w:val="0075770A"/>
    <w:rsid w:val="00757C43"/>
    <w:rsid w:val="00757E72"/>
    <w:rsid w:val="00761DCF"/>
    <w:rsid w:val="007621D3"/>
    <w:rsid w:val="0076252E"/>
    <w:rsid w:val="00762DB1"/>
    <w:rsid w:val="00763813"/>
    <w:rsid w:val="00764ED7"/>
    <w:rsid w:val="00765E78"/>
    <w:rsid w:val="00766290"/>
    <w:rsid w:val="007663D4"/>
    <w:rsid w:val="00770DB8"/>
    <w:rsid w:val="00770EF9"/>
    <w:rsid w:val="00771669"/>
    <w:rsid w:val="00771BE7"/>
    <w:rsid w:val="007725B8"/>
    <w:rsid w:val="007729FB"/>
    <w:rsid w:val="00772D9A"/>
    <w:rsid w:val="00773B3D"/>
    <w:rsid w:val="00773E6F"/>
    <w:rsid w:val="007747F2"/>
    <w:rsid w:val="00774BB2"/>
    <w:rsid w:val="007754A3"/>
    <w:rsid w:val="007764DE"/>
    <w:rsid w:val="007764FF"/>
    <w:rsid w:val="007768BC"/>
    <w:rsid w:val="00776A73"/>
    <w:rsid w:val="00777FD2"/>
    <w:rsid w:val="00781532"/>
    <w:rsid w:val="00781CAD"/>
    <w:rsid w:val="00781DB4"/>
    <w:rsid w:val="00783BAA"/>
    <w:rsid w:val="00783C38"/>
    <w:rsid w:val="007844EA"/>
    <w:rsid w:val="00785C99"/>
    <w:rsid w:val="00785D0F"/>
    <w:rsid w:val="00786232"/>
    <w:rsid w:val="00786C12"/>
    <w:rsid w:val="00787569"/>
    <w:rsid w:val="007879DF"/>
    <w:rsid w:val="007915B5"/>
    <w:rsid w:val="0079184B"/>
    <w:rsid w:val="00792943"/>
    <w:rsid w:val="00792ACA"/>
    <w:rsid w:val="00794601"/>
    <w:rsid w:val="00794F45"/>
    <w:rsid w:val="0079515A"/>
    <w:rsid w:val="00796E4F"/>
    <w:rsid w:val="007970FA"/>
    <w:rsid w:val="007A00F4"/>
    <w:rsid w:val="007A1FAF"/>
    <w:rsid w:val="007A2A22"/>
    <w:rsid w:val="007A3D6C"/>
    <w:rsid w:val="007A44D3"/>
    <w:rsid w:val="007A4682"/>
    <w:rsid w:val="007A4FE5"/>
    <w:rsid w:val="007A5754"/>
    <w:rsid w:val="007A592F"/>
    <w:rsid w:val="007A5BE9"/>
    <w:rsid w:val="007A6C05"/>
    <w:rsid w:val="007B0E68"/>
    <w:rsid w:val="007B1E26"/>
    <w:rsid w:val="007B1F47"/>
    <w:rsid w:val="007B2527"/>
    <w:rsid w:val="007B2563"/>
    <w:rsid w:val="007B2D2F"/>
    <w:rsid w:val="007B3F27"/>
    <w:rsid w:val="007B4690"/>
    <w:rsid w:val="007B52C5"/>
    <w:rsid w:val="007B5302"/>
    <w:rsid w:val="007B5F04"/>
    <w:rsid w:val="007B7044"/>
    <w:rsid w:val="007B7BD5"/>
    <w:rsid w:val="007C02C6"/>
    <w:rsid w:val="007C0436"/>
    <w:rsid w:val="007C0821"/>
    <w:rsid w:val="007C0FEE"/>
    <w:rsid w:val="007C1E18"/>
    <w:rsid w:val="007C3682"/>
    <w:rsid w:val="007C38EB"/>
    <w:rsid w:val="007C4563"/>
    <w:rsid w:val="007C48D4"/>
    <w:rsid w:val="007C4A6C"/>
    <w:rsid w:val="007C4C50"/>
    <w:rsid w:val="007C4EB4"/>
    <w:rsid w:val="007C5A1A"/>
    <w:rsid w:val="007C5B03"/>
    <w:rsid w:val="007C603C"/>
    <w:rsid w:val="007C7B7B"/>
    <w:rsid w:val="007D209A"/>
    <w:rsid w:val="007D2BE6"/>
    <w:rsid w:val="007D2D9D"/>
    <w:rsid w:val="007D3194"/>
    <w:rsid w:val="007D4C7C"/>
    <w:rsid w:val="007D57F3"/>
    <w:rsid w:val="007D753D"/>
    <w:rsid w:val="007D7D4A"/>
    <w:rsid w:val="007D7EAC"/>
    <w:rsid w:val="007E01F2"/>
    <w:rsid w:val="007E0204"/>
    <w:rsid w:val="007E14C0"/>
    <w:rsid w:val="007E1845"/>
    <w:rsid w:val="007E1849"/>
    <w:rsid w:val="007E3158"/>
    <w:rsid w:val="007E39D9"/>
    <w:rsid w:val="007E3D3A"/>
    <w:rsid w:val="007E7E19"/>
    <w:rsid w:val="007F074F"/>
    <w:rsid w:val="007F1094"/>
    <w:rsid w:val="007F109F"/>
    <w:rsid w:val="007F1143"/>
    <w:rsid w:val="007F164A"/>
    <w:rsid w:val="007F1F4C"/>
    <w:rsid w:val="007F3823"/>
    <w:rsid w:val="007F3A53"/>
    <w:rsid w:val="007F4F3F"/>
    <w:rsid w:val="007F530C"/>
    <w:rsid w:val="007F5B03"/>
    <w:rsid w:val="007F5CC2"/>
    <w:rsid w:val="007F6C3D"/>
    <w:rsid w:val="007F72AB"/>
    <w:rsid w:val="007F743E"/>
    <w:rsid w:val="007F7E91"/>
    <w:rsid w:val="008007E0"/>
    <w:rsid w:val="00800ADE"/>
    <w:rsid w:val="00800CFC"/>
    <w:rsid w:val="00801695"/>
    <w:rsid w:val="00801D88"/>
    <w:rsid w:val="0080255E"/>
    <w:rsid w:val="008052A2"/>
    <w:rsid w:val="0080550D"/>
    <w:rsid w:val="00805A18"/>
    <w:rsid w:val="00805FF4"/>
    <w:rsid w:val="008061B7"/>
    <w:rsid w:val="008066D8"/>
    <w:rsid w:val="00807A2A"/>
    <w:rsid w:val="008122CA"/>
    <w:rsid w:val="00813E56"/>
    <w:rsid w:val="00813EF4"/>
    <w:rsid w:val="00814FEC"/>
    <w:rsid w:val="00815005"/>
    <w:rsid w:val="00816851"/>
    <w:rsid w:val="00817952"/>
    <w:rsid w:val="00817999"/>
    <w:rsid w:val="00817E6F"/>
    <w:rsid w:val="00820D07"/>
    <w:rsid w:val="00820FCF"/>
    <w:rsid w:val="0082247E"/>
    <w:rsid w:val="00823515"/>
    <w:rsid w:val="008236A3"/>
    <w:rsid w:val="008239D2"/>
    <w:rsid w:val="008245A3"/>
    <w:rsid w:val="00826799"/>
    <w:rsid w:val="00826C19"/>
    <w:rsid w:val="00826D88"/>
    <w:rsid w:val="00826D9E"/>
    <w:rsid w:val="00827A40"/>
    <w:rsid w:val="00827AF3"/>
    <w:rsid w:val="0083029A"/>
    <w:rsid w:val="00830443"/>
    <w:rsid w:val="00830C85"/>
    <w:rsid w:val="00831EF8"/>
    <w:rsid w:val="00831F80"/>
    <w:rsid w:val="00832536"/>
    <w:rsid w:val="00832609"/>
    <w:rsid w:val="008327A5"/>
    <w:rsid w:val="00832F93"/>
    <w:rsid w:val="008336FA"/>
    <w:rsid w:val="00833884"/>
    <w:rsid w:val="00836715"/>
    <w:rsid w:val="00836FDE"/>
    <w:rsid w:val="008372AD"/>
    <w:rsid w:val="00837D00"/>
    <w:rsid w:val="008403CC"/>
    <w:rsid w:val="0084088F"/>
    <w:rsid w:val="00841012"/>
    <w:rsid w:val="0084110B"/>
    <w:rsid w:val="008427D3"/>
    <w:rsid w:val="00842F8B"/>
    <w:rsid w:val="00842F95"/>
    <w:rsid w:val="00843944"/>
    <w:rsid w:val="00843A4F"/>
    <w:rsid w:val="00843A62"/>
    <w:rsid w:val="00843D9F"/>
    <w:rsid w:val="00843EDA"/>
    <w:rsid w:val="0084443C"/>
    <w:rsid w:val="00845029"/>
    <w:rsid w:val="00846333"/>
    <w:rsid w:val="008463A0"/>
    <w:rsid w:val="00846F42"/>
    <w:rsid w:val="0085022D"/>
    <w:rsid w:val="00850274"/>
    <w:rsid w:val="008502C6"/>
    <w:rsid w:val="00850A21"/>
    <w:rsid w:val="00851042"/>
    <w:rsid w:val="008515B4"/>
    <w:rsid w:val="008518F7"/>
    <w:rsid w:val="0085213A"/>
    <w:rsid w:val="00852A7F"/>
    <w:rsid w:val="00853A55"/>
    <w:rsid w:val="00853EAC"/>
    <w:rsid w:val="008540D8"/>
    <w:rsid w:val="008551CE"/>
    <w:rsid w:val="008552D5"/>
    <w:rsid w:val="00855F35"/>
    <w:rsid w:val="0085688A"/>
    <w:rsid w:val="00856DE2"/>
    <w:rsid w:val="00857F50"/>
    <w:rsid w:val="00862551"/>
    <w:rsid w:val="008628D6"/>
    <w:rsid w:val="008637DA"/>
    <w:rsid w:val="0086546A"/>
    <w:rsid w:val="008667BC"/>
    <w:rsid w:val="00866ECF"/>
    <w:rsid w:val="00867A1E"/>
    <w:rsid w:val="00870174"/>
    <w:rsid w:val="00870612"/>
    <w:rsid w:val="00871397"/>
    <w:rsid w:val="0087174E"/>
    <w:rsid w:val="00875841"/>
    <w:rsid w:val="00877079"/>
    <w:rsid w:val="00880132"/>
    <w:rsid w:val="00880339"/>
    <w:rsid w:val="00880A46"/>
    <w:rsid w:val="00882842"/>
    <w:rsid w:val="00882C7E"/>
    <w:rsid w:val="00882FF8"/>
    <w:rsid w:val="00883427"/>
    <w:rsid w:val="0088356D"/>
    <w:rsid w:val="00885FBC"/>
    <w:rsid w:val="008864B7"/>
    <w:rsid w:val="00887F17"/>
    <w:rsid w:val="008906FD"/>
    <w:rsid w:val="00890AB1"/>
    <w:rsid w:val="00891208"/>
    <w:rsid w:val="00891472"/>
    <w:rsid w:val="008921A1"/>
    <w:rsid w:val="008923D5"/>
    <w:rsid w:val="00893CF5"/>
    <w:rsid w:val="00893D42"/>
    <w:rsid w:val="00895EE0"/>
    <w:rsid w:val="00896080"/>
    <w:rsid w:val="00896575"/>
    <w:rsid w:val="008965C9"/>
    <w:rsid w:val="008979E7"/>
    <w:rsid w:val="008A1347"/>
    <w:rsid w:val="008A1973"/>
    <w:rsid w:val="008A251B"/>
    <w:rsid w:val="008A40D7"/>
    <w:rsid w:val="008A42F9"/>
    <w:rsid w:val="008A43EB"/>
    <w:rsid w:val="008A4F5B"/>
    <w:rsid w:val="008A5043"/>
    <w:rsid w:val="008A5E27"/>
    <w:rsid w:val="008B0772"/>
    <w:rsid w:val="008B0DEE"/>
    <w:rsid w:val="008B0F4A"/>
    <w:rsid w:val="008B161C"/>
    <w:rsid w:val="008B1A71"/>
    <w:rsid w:val="008B1ED8"/>
    <w:rsid w:val="008B2570"/>
    <w:rsid w:val="008B3D21"/>
    <w:rsid w:val="008B3F77"/>
    <w:rsid w:val="008B48B3"/>
    <w:rsid w:val="008B4C60"/>
    <w:rsid w:val="008B594D"/>
    <w:rsid w:val="008B5BF2"/>
    <w:rsid w:val="008B6869"/>
    <w:rsid w:val="008B6FC4"/>
    <w:rsid w:val="008C074D"/>
    <w:rsid w:val="008C0C56"/>
    <w:rsid w:val="008C13EB"/>
    <w:rsid w:val="008C1B40"/>
    <w:rsid w:val="008C229D"/>
    <w:rsid w:val="008C32E2"/>
    <w:rsid w:val="008C5406"/>
    <w:rsid w:val="008C613B"/>
    <w:rsid w:val="008C6488"/>
    <w:rsid w:val="008C6B54"/>
    <w:rsid w:val="008C704B"/>
    <w:rsid w:val="008D1431"/>
    <w:rsid w:val="008D197E"/>
    <w:rsid w:val="008D2819"/>
    <w:rsid w:val="008D33CD"/>
    <w:rsid w:val="008D384B"/>
    <w:rsid w:val="008D43B1"/>
    <w:rsid w:val="008D4476"/>
    <w:rsid w:val="008D4CBD"/>
    <w:rsid w:val="008D4D45"/>
    <w:rsid w:val="008D4DB9"/>
    <w:rsid w:val="008D5138"/>
    <w:rsid w:val="008D62CD"/>
    <w:rsid w:val="008E096B"/>
    <w:rsid w:val="008E1087"/>
    <w:rsid w:val="008E1506"/>
    <w:rsid w:val="008E2998"/>
    <w:rsid w:val="008E4F84"/>
    <w:rsid w:val="008E61D8"/>
    <w:rsid w:val="008E66EA"/>
    <w:rsid w:val="008F00C8"/>
    <w:rsid w:val="008F104E"/>
    <w:rsid w:val="008F13BF"/>
    <w:rsid w:val="008F1473"/>
    <w:rsid w:val="008F2154"/>
    <w:rsid w:val="008F2F6F"/>
    <w:rsid w:val="008F2F8A"/>
    <w:rsid w:val="008F3ACA"/>
    <w:rsid w:val="008F47BB"/>
    <w:rsid w:val="008F483B"/>
    <w:rsid w:val="008F60DB"/>
    <w:rsid w:val="008F758A"/>
    <w:rsid w:val="009011D5"/>
    <w:rsid w:val="0090228C"/>
    <w:rsid w:val="00903E6D"/>
    <w:rsid w:val="00905B15"/>
    <w:rsid w:val="00905D18"/>
    <w:rsid w:val="00905DF8"/>
    <w:rsid w:val="00906EB4"/>
    <w:rsid w:val="009074E3"/>
    <w:rsid w:val="00907E63"/>
    <w:rsid w:val="00910375"/>
    <w:rsid w:val="00911EBC"/>
    <w:rsid w:val="00914059"/>
    <w:rsid w:val="009146D2"/>
    <w:rsid w:val="00914BA0"/>
    <w:rsid w:val="00914BB4"/>
    <w:rsid w:val="009153F6"/>
    <w:rsid w:val="0091615B"/>
    <w:rsid w:val="0091783C"/>
    <w:rsid w:val="00920B80"/>
    <w:rsid w:val="0092144B"/>
    <w:rsid w:val="00921796"/>
    <w:rsid w:val="00921CBC"/>
    <w:rsid w:val="00921D03"/>
    <w:rsid w:val="00921F69"/>
    <w:rsid w:val="00922250"/>
    <w:rsid w:val="00924CA3"/>
    <w:rsid w:val="00924D71"/>
    <w:rsid w:val="009250C7"/>
    <w:rsid w:val="00925945"/>
    <w:rsid w:val="00927354"/>
    <w:rsid w:val="00930A5F"/>
    <w:rsid w:val="00930BFB"/>
    <w:rsid w:val="00930C48"/>
    <w:rsid w:val="00932C3B"/>
    <w:rsid w:val="0093308C"/>
    <w:rsid w:val="00933FF3"/>
    <w:rsid w:val="0093400C"/>
    <w:rsid w:val="00935015"/>
    <w:rsid w:val="00936124"/>
    <w:rsid w:val="00937D0B"/>
    <w:rsid w:val="00937F14"/>
    <w:rsid w:val="009404C9"/>
    <w:rsid w:val="00940632"/>
    <w:rsid w:val="009409B1"/>
    <w:rsid w:val="00940AD8"/>
    <w:rsid w:val="00941131"/>
    <w:rsid w:val="009414DE"/>
    <w:rsid w:val="009415DF"/>
    <w:rsid w:val="009422AF"/>
    <w:rsid w:val="009427FB"/>
    <w:rsid w:val="00942E48"/>
    <w:rsid w:val="0094305C"/>
    <w:rsid w:val="0094332A"/>
    <w:rsid w:val="00943A5A"/>
    <w:rsid w:val="00945603"/>
    <w:rsid w:val="00946854"/>
    <w:rsid w:val="00946B58"/>
    <w:rsid w:val="00946C92"/>
    <w:rsid w:val="0094716B"/>
    <w:rsid w:val="009501B4"/>
    <w:rsid w:val="00950475"/>
    <w:rsid w:val="0095176F"/>
    <w:rsid w:val="009517C6"/>
    <w:rsid w:val="00952AD4"/>
    <w:rsid w:val="00952C1C"/>
    <w:rsid w:val="00953EA3"/>
    <w:rsid w:val="00955CF9"/>
    <w:rsid w:val="0095703F"/>
    <w:rsid w:val="00957FE7"/>
    <w:rsid w:val="0096089C"/>
    <w:rsid w:val="009611DF"/>
    <w:rsid w:val="009625A2"/>
    <w:rsid w:val="009628FA"/>
    <w:rsid w:val="00962D41"/>
    <w:rsid w:val="00962E0D"/>
    <w:rsid w:val="00962EB6"/>
    <w:rsid w:val="00962F55"/>
    <w:rsid w:val="009633B7"/>
    <w:rsid w:val="00963BFB"/>
    <w:rsid w:val="009643B5"/>
    <w:rsid w:val="0096452A"/>
    <w:rsid w:val="0096605C"/>
    <w:rsid w:val="00966682"/>
    <w:rsid w:val="00970196"/>
    <w:rsid w:val="0097094B"/>
    <w:rsid w:val="0097097D"/>
    <w:rsid w:val="00970BF3"/>
    <w:rsid w:val="00970C3F"/>
    <w:rsid w:val="009710A8"/>
    <w:rsid w:val="009717BF"/>
    <w:rsid w:val="00972C00"/>
    <w:rsid w:val="00973447"/>
    <w:rsid w:val="009740A3"/>
    <w:rsid w:val="00974433"/>
    <w:rsid w:val="00974B8A"/>
    <w:rsid w:val="00975140"/>
    <w:rsid w:val="00975ADA"/>
    <w:rsid w:val="00975C3B"/>
    <w:rsid w:val="009761C6"/>
    <w:rsid w:val="009768C5"/>
    <w:rsid w:val="00977741"/>
    <w:rsid w:val="00981499"/>
    <w:rsid w:val="00981789"/>
    <w:rsid w:val="0098186F"/>
    <w:rsid w:val="00982510"/>
    <w:rsid w:val="009825DA"/>
    <w:rsid w:val="00982C53"/>
    <w:rsid w:val="00982CAA"/>
    <w:rsid w:val="009830A2"/>
    <w:rsid w:val="0098567F"/>
    <w:rsid w:val="00985D0E"/>
    <w:rsid w:val="00985F33"/>
    <w:rsid w:val="00986283"/>
    <w:rsid w:val="009862F3"/>
    <w:rsid w:val="00986846"/>
    <w:rsid w:val="00986D8E"/>
    <w:rsid w:val="009876A6"/>
    <w:rsid w:val="00990821"/>
    <w:rsid w:val="00990873"/>
    <w:rsid w:val="00991B2B"/>
    <w:rsid w:val="00991EA0"/>
    <w:rsid w:val="00992076"/>
    <w:rsid w:val="00995085"/>
    <w:rsid w:val="0099548A"/>
    <w:rsid w:val="00995662"/>
    <w:rsid w:val="009963B3"/>
    <w:rsid w:val="00997567"/>
    <w:rsid w:val="009A1E5C"/>
    <w:rsid w:val="009A1F0A"/>
    <w:rsid w:val="009A3128"/>
    <w:rsid w:val="009A3380"/>
    <w:rsid w:val="009A33AF"/>
    <w:rsid w:val="009A42BD"/>
    <w:rsid w:val="009A7407"/>
    <w:rsid w:val="009A77DF"/>
    <w:rsid w:val="009A7CCA"/>
    <w:rsid w:val="009B031F"/>
    <w:rsid w:val="009B059A"/>
    <w:rsid w:val="009B1415"/>
    <w:rsid w:val="009B1F9D"/>
    <w:rsid w:val="009B48EF"/>
    <w:rsid w:val="009B50D1"/>
    <w:rsid w:val="009B530A"/>
    <w:rsid w:val="009B59D2"/>
    <w:rsid w:val="009B6B54"/>
    <w:rsid w:val="009B71E8"/>
    <w:rsid w:val="009B7E93"/>
    <w:rsid w:val="009C1432"/>
    <w:rsid w:val="009C2AF8"/>
    <w:rsid w:val="009C35E1"/>
    <w:rsid w:val="009C391A"/>
    <w:rsid w:val="009C4708"/>
    <w:rsid w:val="009C4727"/>
    <w:rsid w:val="009C4D82"/>
    <w:rsid w:val="009C4FFB"/>
    <w:rsid w:val="009C529D"/>
    <w:rsid w:val="009C5ADD"/>
    <w:rsid w:val="009C5B20"/>
    <w:rsid w:val="009C6209"/>
    <w:rsid w:val="009C64C4"/>
    <w:rsid w:val="009C6F63"/>
    <w:rsid w:val="009C7008"/>
    <w:rsid w:val="009C7B56"/>
    <w:rsid w:val="009C7C6E"/>
    <w:rsid w:val="009D13AE"/>
    <w:rsid w:val="009D13BE"/>
    <w:rsid w:val="009D1507"/>
    <w:rsid w:val="009D1653"/>
    <w:rsid w:val="009D2CD4"/>
    <w:rsid w:val="009D3BB2"/>
    <w:rsid w:val="009D46F2"/>
    <w:rsid w:val="009D5409"/>
    <w:rsid w:val="009D6EEC"/>
    <w:rsid w:val="009D7273"/>
    <w:rsid w:val="009D7FA7"/>
    <w:rsid w:val="009E0739"/>
    <w:rsid w:val="009E1CA3"/>
    <w:rsid w:val="009E1CBB"/>
    <w:rsid w:val="009E21D6"/>
    <w:rsid w:val="009E430F"/>
    <w:rsid w:val="009E5420"/>
    <w:rsid w:val="009E5BE6"/>
    <w:rsid w:val="009E5E69"/>
    <w:rsid w:val="009E6A7A"/>
    <w:rsid w:val="009E6C98"/>
    <w:rsid w:val="009E7AA2"/>
    <w:rsid w:val="009E7ECC"/>
    <w:rsid w:val="009F0175"/>
    <w:rsid w:val="009F04CB"/>
    <w:rsid w:val="009F0EE4"/>
    <w:rsid w:val="009F160E"/>
    <w:rsid w:val="009F183A"/>
    <w:rsid w:val="009F1A1E"/>
    <w:rsid w:val="009F1D83"/>
    <w:rsid w:val="009F336E"/>
    <w:rsid w:val="009F40CA"/>
    <w:rsid w:val="009F446E"/>
    <w:rsid w:val="009F63C6"/>
    <w:rsid w:val="009F6B4A"/>
    <w:rsid w:val="009F6D8D"/>
    <w:rsid w:val="009F7853"/>
    <w:rsid w:val="00A006CE"/>
    <w:rsid w:val="00A00C29"/>
    <w:rsid w:val="00A01A6B"/>
    <w:rsid w:val="00A01C2C"/>
    <w:rsid w:val="00A024D0"/>
    <w:rsid w:val="00A02BA6"/>
    <w:rsid w:val="00A02F10"/>
    <w:rsid w:val="00A0389A"/>
    <w:rsid w:val="00A03A19"/>
    <w:rsid w:val="00A04537"/>
    <w:rsid w:val="00A0493C"/>
    <w:rsid w:val="00A04CF6"/>
    <w:rsid w:val="00A057C4"/>
    <w:rsid w:val="00A05F7C"/>
    <w:rsid w:val="00A05FF9"/>
    <w:rsid w:val="00A0744A"/>
    <w:rsid w:val="00A0778D"/>
    <w:rsid w:val="00A0778E"/>
    <w:rsid w:val="00A077D2"/>
    <w:rsid w:val="00A079BE"/>
    <w:rsid w:val="00A07A2C"/>
    <w:rsid w:val="00A11A8A"/>
    <w:rsid w:val="00A12B0C"/>
    <w:rsid w:val="00A1508B"/>
    <w:rsid w:val="00A15DFA"/>
    <w:rsid w:val="00A166D7"/>
    <w:rsid w:val="00A169D5"/>
    <w:rsid w:val="00A1722A"/>
    <w:rsid w:val="00A17F02"/>
    <w:rsid w:val="00A2027E"/>
    <w:rsid w:val="00A207FB"/>
    <w:rsid w:val="00A210E3"/>
    <w:rsid w:val="00A214F2"/>
    <w:rsid w:val="00A2155A"/>
    <w:rsid w:val="00A21BF2"/>
    <w:rsid w:val="00A22547"/>
    <w:rsid w:val="00A228DB"/>
    <w:rsid w:val="00A22F21"/>
    <w:rsid w:val="00A242B7"/>
    <w:rsid w:val="00A26107"/>
    <w:rsid w:val="00A26554"/>
    <w:rsid w:val="00A26DF1"/>
    <w:rsid w:val="00A27006"/>
    <w:rsid w:val="00A2727B"/>
    <w:rsid w:val="00A27417"/>
    <w:rsid w:val="00A3071D"/>
    <w:rsid w:val="00A308C5"/>
    <w:rsid w:val="00A319B8"/>
    <w:rsid w:val="00A32150"/>
    <w:rsid w:val="00A33F21"/>
    <w:rsid w:val="00A34595"/>
    <w:rsid w:val="00A34FCE"/>
    <w:rsid w:val="00A3591C"/>
    <w:rsid w:val="00A36BBA"/>
    <w:rsid w:val="00A37ADF"/>
    <w:rsid w:val="00A4188D"/>
    <w:rsid w:val="00A41898"/>
    <w:rsid w:val="00A41E32"/>
    <w:rsid w:val="00A42301"/>
    <w:rsid w:val="00A429DE"/>
    <w:rsid w:val="00A42BB6"/>
    <w:rsid w:val="00A43936"/>
    <w:rsid w:val="00A44329"/>
    <w:rsid w:val="00A444C0"/>
    <w:rsid w:val="00A44DF1"/>
    <w:rsid w:val="00A44E3C"/>
    <w:rsid w:val="00A451B4"/>
    <w:rsid w:val="00A45A84"/>
    <w:rsid w:val="00A45B48"/>
    <w:rsid w:val="00A46A41"/>
    <w:rsid w:val="00A46F52"/>
    <w:rsid w:val="00A47CF7"/>
    <w:rsid w:val="00A47DEF"/>
    <w:rsid w:val="00A506C8"/>
    <w:rsid w:val="00A5091D"/>
    <w:rsid w:val="00A511AD"/>
    <w:rsid w:val="00A51B0A"/>
    <w:rsid w:val="00A521C9"/>
    <w:rsid w:val="00A53AEB"/>
    <w:rsid w:val="00A544B3"/>
    <w:rsid w:val="00A54D0D"/>
    <w:rsid w:val="00A5515E"/>
    <w:rsid w:val="00A55AD2"/>
    <w:rsid w:val="00A56EE5"/>
    <w:rsid w:val="00A57094"/>
    <w:rsid w:val="00A57119"/>
    <w:rsid w:val="00A603EA"/>
    <w:rsid w:val="00A60B4C"/>
    <w:rsid w:val="00A61497"/>
    <w:rsid w:val="00A617E8"/>
    <w:rsid w:val="00A61B24"/>
    <w:rsid w:val="00A621CA"/>
    <w:rsid w:val="00A627EF"/>
    <w:rsid w:val="00A62F94"/>
    <w:rsid w:val="00A63121"/>
    <w:rsid w:val="00A6453D"/>
    <w:rsid w:val="00A649B9"/>
    <w:rsid w:val="00A649FF"/>
    <w:rsid w:val="00A64D04"/>
    <w:rsid w:val="00A6536A"/>
    <w:rsid w:val="00A65B88"/>
    <w:rsid w:val="00A66240"/>
    <w:rsid w:val="00A673DB"/>
    <w:rsid w:val="00A674EC"/>
    <w:rsid w:val="00A677D8"/>
    <w:rsid w:val="00A67FBE"/>
    <w:rsid w:val="00A7036D"/>
    <w:rsid w:val="00A712A6"/>
    <w:rsid w:val="00A716CC"/>
    <w:rsid w:val="00A71866"/>
    <w:rsid w:val="00A71CCB"/>
    <w:rsid w:val="00A73B96"/>
    <w:rsid w:val="00A75081"/>
    <w:rsid w:val="00A75B7D"/>
    <w:rsid w:val="00A75D8D"/>
    <w:rsid w:val="00A7657F"/>
    <w:rsid w:val="00A76829"/>
    <w:rsid w:val="00A804FB"/>
    <w:rsid w:val="00A804FC"/>
    <w:rsid w:val="00A8060B"/>
    <w:rsid w:val="00A808F5"/>
    <w:rsid w:val="00A8125D"/>
    <w:rsid w:val="00A82228"/>
    <w:rsid w:val="00A836BD"/>
    <w:rsid w:val="00A83754"/>
    <w:rsid w:val="00A84AAB"/>
    <w:rsid w:val="00A84E9A"/>
    <w:rsid w:val="00A8602A"/>
    <w:rsid w:val="00A86983"/>
    <w:rsid w:val="00A86BED"/>
    <w:rsid w:val="00A90489"/>
    <w:rsid w:val="00A90627"/>
    <w:rsid w:val="00A9088B"/>
    <w:rsid w:val="00A90E04"/>
    <w:rsid w:val="00A91498"/>
    <w:rsid w:val="00A91547"/>
    <w:rsid w:val="00A918EE"/>
    <w:rsid w:val="00A92815"/>
    <w:rsid w:val="00A929D9"/>
    <w:rsid w:val="00A943E9"/>
    <w:rsid w:val="00A95013"/>
    <w:rsid w:val="00A9532F"/>
    <w:rsid w:val="00A96ED1"/>
    <w:rsid w:val="00A9700D"/>
    <w:rsid w:val="00A973C3"/>
    <w:rsid w:val="00A97623"/>
    <w:rsid w:val="00A977AF"/>
    <w:rsid w:val="00AA01A1"/>
    <w:rsid w:val="00AA01C4"/>
    <w:rsid w:val="00AA02D2"/>
    <w:rsid w:val="00AA06F3"/>
    <w:rsid w:val="00AA1152"/>
    <w:rsid w:val="00AA12FD"/>
    <w:rsid w:val="00AA23B0"/>
    <w:rsid w:val="00AA2B3D"/>
    <w:rsid w:val="00AA4D08"/>
    <w:rsid w:val="00AA5AD4"/>
    <w:rsid w:val="00AA6FB8"/>
    <w:rsid w:val="00AB0238"/>
    <w:rsid w:val="00AB076C"/>
    <w:rsid w:val="00AB39AF"/>
    <w:rsid w:val="00AB3E68"/>
    <w:rsid w:val="00AB5638"/>
    <w:rsid w:val="00AB6359"/>
    <w:rsid w:val="00AB6F34"/>
    <w:rsid w:val="00AB6FC8"/>
    <w:rsid w:val="00AC0143"/>
    <w:rsid w:val="00AC10EF"/>
    <w:rsid w:val="00AC15BD"/>
    <w:rsid w:val="00AC24E2"/>
    <w:rsid w:val="00AC2F5A"/>
    <w:rsid w:val="00AC401F"/>
    <w:rsid w:val="00AC41CD"/>
    <w:rsid w:val="00AC4739"/>
    <w:rsid w:val="00AC486B"/>
    <w:rsid w:val="00AC5057"/>
    <w:rsid w:val="00AC66CD"/>
    <w:rsid w:val="00AC6A1B"/>
    <w:rsid w:val="00AC6DA2"/>
    <w:rsid w:val="00AC78B0"/>
    <w:rsid w:val="00AD071B"/>
    <w:rsid w:val="00AD0E24"/>
    <w:rsid w:val="00AD2067"/>
    <w:rsid w:val="00AD4980"/>
    <w:rsid w:val="00AD5040"/>
    <w:rsid w:val="00AD54AB"/>
    <w:rsid w:val="00AD5969"/>
    <w:rsid w:val="00AD6694"/>
    <w:rsid w:val="00AD7143"/>
    <w:rsid w:val="00AE2482"/>
    <w:rsid w:val="00AE2994"/>
    <w:rsid w:val="00AE2A42"/>
    <w:rsid w:val="00AE2A5C"/>
    <w:rsid w:val="00AE2B18"/>
    <w:rsid w:val="00AE2DD9"/>
    <w:rsid w:val="00AE3446"/>
    <w:rsid w:val="00AE3B7E"/>
    <w:rsid w:val="00AE5156"/>
    <w:rsid w:val="00AE56BC"/>
    <w:rsid w:val="00AE5B23"/>
    <w:rsid w:val="00AE5CD4"/>
    <w:rsid w:val="00AE5E75"/>
    <w:rsid w:val="00AE5FFE"/>
    <w:rsid w:val="00AE6502"/>
    <w:rsid w:val="00AF03A0"/>
    <w:rsid w:val="00AF0D90"/>
    <w:rsid w:val="00AF28F7"/>
    <w:rsid w:val="00AF5A77"/>
    <w:rsid w:val="00AF64C9"/>
    <w:rsid w:val="00AF690F"/>
    <w:rsid w:val="00AF6ADD"/>
    <w:rsid w:val="00AF7560"/>
    <w:rsid w:val="00B00800"/>
    <w:rsid w:val="00B01915"/>
    <w:rsid w:val="00B01D92"/>
    <w:rsid w:val="00B01E15"/>
    <w:rsid w:val="00B02740"/>
    <w:rsid w:val="00B04251"/>
    <w:rsid w:val="00B04663"/>
    <w:rsid w:val="00B04C7C"/>
    <w:rsid w:val="00B04EB5"/>
    <w:rsid w:val="00B05089"/>
    <w:rsid w:val="00B06A61"/>
    <w:rsid w:val="00B06C19"/>
    <w:rsid w:val="00B06CC2"/>
    <w:rsid w:val="00B0712C"/>
    <w:rsid w:val="00B07434"/>
    <w:rsid w:val="00B07D42"/>
    <w:rsid w:val="00B10171"/>
    <w:rsid w:val="00B109E3"/>
    <w:rsid w:val="00B10FA7"/>
    <w:rsid w:val="00B11320"/>
    <w:rsid w:val="00B1151B"/>
    <w:rsid w:val="00B124D7"/>
    <w:rsid w:val="00B13048"/>
    <w:rsid w:val="00B13766"/>
    <w:rsid w:val="00B160BD"/>
    <w:rsid w:val="00B172F9"/>
    <w:rsid w:val="00B20BF8"/>
    <w:rsid w:val="00B20DF2"/>
    <w:rsid w:val="00B21B32"/>
    <w:rsid w:val="00B21DFF"/>
    <w:rsid w:val="00B2208D"/>
    <w:rsid w:val="00B2249E"/>
    <w:rsid w:val="00B2275B"/>
    <w:rsid w:val="00B22878"/>
    <w:rsid w:val="00B229CE"/>
    <w:rsid w:val="00B22BDC"/>
    <w:rsid w:val="00B22EB3"/>
    <w:rsid w:val="00B24651"/>
    <w:rsid w:val="00B25BFB"/>
    <w:rsid w:val="00B266D2"/>
    <w:rsid w:val="00B26F96"/>
    <w:rsid w:val="00B27ADC"/>
    <w:rsid w:val="00B27DDC"/>
    <w:rsid w:val="00B302A0"/>
    <w:rsid w:val="00B31CD3"/>
    <w:rsid w:val="00B32617"/>
    <w:rsid w:val="00B3310E"/>
    <w:rsid w:val="00B340F6"/>
    <w:rsid w:val="00B35187"/>
    <w:rsid w:val="00B37700"/>
    <w:rsid w:val="00B40A05"/>
    <w:rsid w:val="00B40B16"/>
    <w:rsid w:val="00B40E7D"/>
    <w:rsid w:val="00B41297"/>
    <w:rsid w:val="00B419DF"/>
    <w:rsid w:val="00B41B43"/>
    <w:rsid w:val="00B4237D"/>
    <w:rsid w:val="00B4315D"/>
    <w:rsid w:val="00B4393C"/>
    <w:rsid w:val="00B45574"/>
    <w:rsid w:val="00B45A18"/>
    <w:rsid w:val="00B462A3"/>
    <w:rsid w:val="00B46B29"/>
    <w:rsid w:val="00B51FBB"/>
    <w:rsid w:val="00B524B1"/>
    <w:rsid w:val="00B524B4"/>
    <w:rsid w:val="00B52732"/>
    <w:rsid w:val="00B52B34"/>
    <w:rsid w:val="00B52B83"/>
    <w:rsid w:val="00B53FB9"/>
    <w:rsid w:val="00B544BB"/>
    <w:rsid w:val="00B54A74"/>
    <w:rsid w:val="00B54DA6"/>
    <w:rsid w:val="00B54FE5"/>
    <w:rsid w:val="00B56678"/>
    <w:rsid w:val="00B57F4A"/>
    <w:rsid w:val="00B607B3"/>
    <w:rsid w:val="00B61FDB"/>
    <w:rsid w:val="00B6269E"/>
    <w:rsid w:val="00B6281F"/>
    <w:rsid w:val="00B642A1"/>
    <w:rsid w:val="00B64367"/>
    <w:rsid w:val="00B65390"/>
    <w:rsid w:val="00B65EF7"/>
    <w:rsid w:val="00B66F03"/>
    <w:rsid w:val="00B67557"/>
    <w:rsid w:val="00B67588"/>
    <w:rsid w:val="00B70008"/>
    <w:rsid w:val="00B7029F"/>
    <w:rsid w:val="00B7245E"/>
    <w:rsid w:val="00B73530"/>
    <w:rsid w:val="00B74344"/>
    <w:rsid w:val="00B74350"/>
    <w:rsid w:val="00B7488A"/>
    <w:rsid w:val="00B74A2F"/>
    <w:rsid w:val="00B75D37"/>
    <w:rsid w:val="00B77FA5"/>
    <w:rsid w:val="00B77FE9"/>
    <w:rsid w:val="00B82243"/>
    <w:rsid w:val="00B82FF6"/>
    <w:rsid w:val="00B84AAA"/>
    <w:rsid w:val="00B857A7"/>
    <w:rsid w:val="00B862F0"/>
    <w:rsid w:val="00B86474"/>
    <w:rsid w:val="00B87028"/>
    <w:rsid w:val="00B87080"/>
    <w:rsid w:val="00B90494"/>
    <w:rsid w:val="00B90A38"/>
    <w:rsid w:val="00B914E3"/>
    <w:rsid w:val="00B91B23"/>
    <w:rsid w:val="00B928B8"/>
    <w:rsid w:val="00B92991"/>
    <w:rsid w:val="00B939F7"/>
    <w:rsid w:val="00B94DE9"/>
    <w:rsid w:val="00B95076"/>
    <w:rsid w:val="00B9513D"/>
    <w:rsid w:val="00B955D4"/>
    <w:rsid w:val="00B95891"/>
    <w:rsid w:val="00B95D26"/>
    <w:rsid w:val="00B96781"/>
    <w:rsid w:val="00B96C24"/>
    <w:rsid w:val="00B97419"/>
    <w:rsid w:val="00BA09AC"/>
    <w:rsid w:val="00BA1513"/>
    <w:rsid w:val="00BA1A26"/>
    <w:rsid w:val="00BA2305"/>
    <w:rsid w:val="00BA3180"/>
    <w:rsid w:val="00BA37FB"/>
    <w:rsid w:val="00BA4340"/>
    <w:rsid w:val="00BA4DAE"/>
    <w:rsid w:val="00BA5422"/>
    <w:rsid w:val="00BA5818"/>
    <w:rsid w:val="00BA5890"/>
    <w:rsid w:val="00BA5B54"/>
    <w:rsid w:val="00BA763D"/>
    <w:rsid w:val="00BA7658"/>
    <w:rsid w:val="00BB0487"/>
    <w:rsid w:val="00BB1CEA"/>
    <w:rsid w:val="00BB1EA9"/>
    <w:rsid w:val="00BB2300"/>
    <w:rsid w:val="00BB2401"/>
    <w:rsid w:val="00BB27B6"/>
    <w:rsid w:val="00BB3E90"/>
    <w:rsid w:val="00BB42CB"/>
    <w:rsid w:val="00BB50DF"/>
    <w:rsid w:val="00BB525D"/>
    <w:rsid w:val="00BB7EC2"/>
    <w:rsid w:val="00BC05BF"/>
    <w:rsid w:val="00BC0A8C"/>
    <w:rsid w:val="00BC1C5F"/>
    <w:rsid w:val="00BC3FDC"/>
    <w:rsid w:val="00BC43AE"/>
    <w:rsid w:val="00BC4E3C"/>
    <w:rsid w:val="00BC6263"/>
    <w:rsid w:val="00BC691F"/>
    <w:rsid w:val="00BC6979"/>
    <w:rsid w:val="00BC77D2"/>
    <w:rsid w:val="00BD0AFD"/>
    <w:rsid w:val="00BD0FE6"/>
    <w:rsid w:val="00BD250A"/>
    <w:rsid w:val="00BD30A6"/>
    <w:rsid w:val="00BD315C"/>
    <w:rsid w:val="00BD4E0D"/>
    <w:rsid w:val="00BD52CF"/>
    <w:rsid w:val="00BD6F83"/>
    <w:rsid w:val="00BD6FF9"/>
    <w:rsid w:val="00BD7535"/>
    <w:rsid w:val="00BE0607"/>
    <w:rsid w:val="00BE220D"/>
    <w:rsid w:val="00BE3D18"/>
    <w:rsid w:val="00BE4C87"/>
    <w:rsid w:val="00BE509D"/>
    <w:rsid w:val="00BE68BE"/>
    <w:rsid w:val="00BE6A5D"/>
    <w:rsid w:val="00BF1BA3"/>
    <w:rsid w:val="00BF2185"/>
    <w:rsid w:val="00BF2CC2"/>
    <w:rsid w:val="00BF4F87"/>
    <w:rsid w:val="00BF54CA"/>
    <w:rsid w:val="00BF5987"/>
    <w:rsid w:val="00BF5C73"/>
    <w:rsid w:val="00BF5DD3"/>
    <w:rsid w:val="00BF6E18"/>
    <w:rsid w:val="00BF7778"/>
    <w:rsid w:val="00BF7BBD"/>
    <w:rsid w:val="00C00A5A"/>
    <w:rsid w:val="00C01D1B"/>
    <w:rsid w:val="00C01FEE"/>
    <w:rsid w:val="00C02FA2"/>
    <w:rsid w:val="00C03294"/>
    <w:rsid w:val="00C0435A"/>
    <w:rsid w:val="00C04941"/>
    <w:rsid w:val="00C05880"/>
    <w:rsid w:val="00C05E2B"/>
    <w:rsid w:val="00C0649D"/>
    <w:rsid w:val="00C06650"/>
    <w:rsid w:val="00C06B0D"/>
    <w:rsid w:val="00C07BAD"/>
    <w:rsid w:val="00C07E3B"/>
    <w:rsid w:val="00C1089D"/>
    <w:rsid w:val="00C11BA2"/>
    <w:rsid w:val="00C132D5"/>
    <w:rsid w:val="00C13C01"/>
    <w:rsid w:val="00C13C06"/>
    <w:rsid w:val="00C13DAA"/>
    <w:rsid w:val="00C14F65"/>
    <w:rsid w:val="00C15A0C"/>
    <w:rsid w:val="00C15AB6"/>
    <w:rsid w:val="00C161A5"/>
    <w:rsid w:val="00C16E4B"/>
    <w:rsid w:val="00C17C38"/>
    <w:rsid w:val="00C17EB9"/>
    <w:rsid w:val="00C21895"/>
    <w:rsid w:val="00C22087"/>
    <w:rsid w:val="00C2235C"/>
    <w:rsid w:val="00C234C9"/>
    <w:rsid w:val="00C24C11"/>
    <w:rsid w:val="00C252B6"/>
    <w:rsid w:val="00C256AF"/>
    <w:rsid w:val="00C25991"/>
    <w:rsid w:val="00C2627E"/>
    <w:rsid w:val="00C2682B"/>
    <w:rsid w:val="00C26B28"/>
    <w:rsid w:val="00C26ED3"/>
    <w:rsid w:val="00C2716A"/>
    <w:rsid w:val="00C27ABA"/>
    <w:rsid w:val="00C31FF8"/>
    <w:rsid w:val="00C32CC0"/>
    <w:rsid w:val="00C33377"/>
    <w:rsid w:val="00C33C45"/>
    <w:rsid w:val="00C33EEC"/>
    <w:rsid w:val="00C34AC8"/>
    <w:rsid w:val="00C3525C"/>
    <w:rsid w:val="00C354FB"/>
    <w:rsid w:val="00C362E3"/>
    <w:rsid w:val="00C36B27"/>
    <w:rsid w:val="00C37A98"/>
    <w:rsid w:val="00C41939"/>
    <w:rsid w:val="00C41C6E"/>
    <w:rsid w:val="00C44207"/>
    <w:rsid w:val="00C4458A"/>
    <w:rsid w:val="00C44592"/>
    <w:rsid w:val="00C44B56"/>
    <w:rsid w:val="00C45DF0"/>
    <w:rsid w:val="00C50C39"/>
    <w:rsid w:val="00C50FFD"/>
    <w:rsid w:val="00C510C9"/>
    <w:rsid w:val="00C51BE0"/>
    <w:rsid w:val="00C52012"/>
    <w:rsid w:val="00C52A55"/>
    <w:rsid w:val="00C53AC0"/>
    <w:rsid w:val="00C55B96"/>
    <w:rsid w:val="00C55C47"/>
    <w:rsid w:val="00C55FD5"/>
    <w:rsid w:val="00C56DB0"/>
    <w:rsid w:val="00C56FA8"/>
    <w:rsid w:val="00C57498"/>
    <w:rsid w:val="00C575E3"/>
    <w:rsid w:val="00C57ABD"/>
    <w:rsid w:val="00C57B79"/>
    <w:rsid w:val="00C6245B"/>
    <w:rsid w:val="00C627C9"/>
    <w:rsid w:val="00C62EF8"/>
    <w:rsid w:val="00C63FBB"/>
    <w:rsid w:val="00C6501B"/>
    <w:rsid w:val="00C655B7"/>
    <w:rsid w:val="00C65680"/>
    <w:rsid w:val="00C656DA"/>
    <w:rsid w:val="00C66A94"/>
    <w:rsid w:val="00C670FE"/>
    <w:rsid w:val="00C703C7"/>
    <w:rsid w:val="00C72854"/>
    <w:rsid w:val="00C72A4B"/>
    <w:rsid w:val="00C72E48"/>
    <w:rsid w:val="00C73652"/>
    <w:rsid w:val="00C73EE9"/>
    <w:rsid w:val="00C74D83"/>
    <w:rsid w:val="00C7527E"/>
    <w:rsid w:val="00C75AED"/>
    <w:rsid w:val="00C779A2"/>
    <w:rsid w:val="00C8127F"/>
    <w:rsid w:val="00C81A3E"/>
    <w:rsid w:val="00C82012"/>
    <w:rsid w:val="00C83C41"/>
    <w:rsid w:val="00C84155"/>
    <w:rsid w:val="00C8535D"/>
    <w:rsid w:val="00C85415"/>
    <w:rsid w:val="00C86C9A"/>
    <w:rsid w:val="00C86D29"/>
    <w:rsid w:val="00C87007"/>
    <w:rsid w:val="00C8754F"/>
    <w:rsid w:val="00C903D1"/>
    <w:rsid w:val="00C915A9"/>
    <w:rsid w:val="00C9230F"/>
    <w:rsid w:val="00C92904"/>
    <w:rsid w:val="00C93280"/>
    <w:rsid w:val="00C93396"/>
    <w:rsid w:val="00C93E1E"/>
    <w:rsid w:val="00C94488"/>
    <w:rsid w:val="00C94624"/>
    <w:rsid w:val="00C95036"/>
    <w:rsid w:val="00C96FFB"/>
    <w:rsid w:val="00C97E14"/>
    <w:rsid w:val="00CA0752"/>
    <w:rsid w:val="00CA1C62"/>
    <w:rsid w:val="00CA2173"/>
    <w:rsid w:val="00CA2589"/>
    <w:rsid w:val="00CA2705"/>
    <w:rsid w:val="00CA2A62"/>
    <w:rsid w:val="00CA2D05"/>
    <w:rsid w:val="00CA3E58"/>
    <w:rsid w:val="00CA401D"/>
    <w:rsid w:val="00CA434C"/>
    <w:rsid w:val="00CA43A5"/>
    <w:rsid w:val="00CA4CB2"/>
    <w:rsid w:val="00CA5832"/>
    <w:rsid w:val="00CA67B2"/>
    <w:rsid w:val="00CA709F"/>
    <w:rsid w:val="00CB31D4"/>
    <w:rsid w:val="00CB3807"/>
    <w:rsid w:val="00CB3A95"/>
    <w:rsid w:val="00CB453E"/>
    <w:rsid w:val="00CB4C7E"/>
    <w:rsid w:val="00CB6B25"/>
    <w:rsid w:val="00CB721C"/>
    <w:rsid w:val="00CB7338"/>
    <w:rsid w:val="00CB76C0"/>
    <w:rsid w:val="00CB7AAF"/>
    <w:rsid w:val="00CC057D"/>
    <w:rsid w:val="00CC067F"/>
    <w:rsid w:val="00CC147B"/>
    <w:rsid w:val="00CC1D91"/>
    <w:rsid w:val="00CC3B9F"/>
    <w:rsid w:val="00CC4236"/>
    <w:rsid w:val="00CC5A32"/>
    <w:rsid w:val="00CC5CB6"/>
    <w:rsid w:val="00CC5D43"/>
    <w:rsid w:val="00CC691D"/>
    <w:rsid w:val="00CD0109"/>
    <w:rsid w:val="00CD02D8"/>
    <w:rsid w:val="00CD0624"/>
    <w:rsid w:val="00CD070C"/>
    <w:rsid w:val="00CD0CE5"/>
    <w:rsid w:val="00CD1E75"/>
    <w:rsid w:val="00CD1FD8"/>
    <w:rsid w:val="00CD2B47"/>
    <w:rsid w:val="00CD2FB4"/>
    <w:rsid w:val="00CD3DA4"/>
    <w:rsid w:val="00CD6948"/>
    <w:rsid w:val="00CD6984"/>
    <w:rsid w:val="00CD7C85"/>
    <w:rsid w:val="00CE0248"/>
    <w:rsid w:val="00CE0A4B"/>
    <w:rsid w:val="00CE1593"/>
    <w:rsid w:val="00CE1A95"/>
    <w:rsid w:val="00CE1FA0"/>
    <w:rsid w:val="00CE23A3"/>
    <w:rsid w:val="00CE2774"/>
    <w:rsid w:val="00CE31E4"/>
    <w:rsid w:val="00CE347F"/>
    <w:rsid w:val="00CE3D38"/>
    <w:rsid w:val="00CE4FA7"/>
    <w:rsid w:val="00CE612C"/>
    <w:rsid w:val="00CE6A96"/>
    <w:rsid w:val="00CE6B38"/>
    <w:rsid w:val="00CF0CC1"/>
    <w:rsid w:val="00CF0FEA"/>
    <w:rsid w:val="00CF1358"/>
    <w:rsid w:val="00CF1D43"/>
    <w:rsid w:val="00CF2436"/>
    <w:rsid w:val="00CF2ADF"/>
    <w:rsid w:val="00CF3191"/>
    <w:rsid w:val="00CF3C72"/>
    <w:rsid w:val="00CF4D0C"/>
    <w:rsid w:val="00CF5A7F"/>
    <w:rsid w:val="00CF739D"/>
    <w:rsid w:val="00D002CF"/>
    <w:rsid w:val="00D00A41"/>
    <w:rsid w:val="00D01098"/>
    <w:rsid w:val="00D0356C"/>
    <w:rsid w:val="00D0402E"/>
    <w:rsid w:val="00D046C6"/>
    <w:rsid w:val="00D05C3E"/>
    <w:rsid w:val="00D07788"/>
    <w:rsid w:val="00D07942"/>
    <w:rsid w:val="00D07B8D"/>
    <w:rsid w:val="00D103D9"/>
    <w:rsid w:val="00D1072F"/>
    <w:rsid w:val="00D133A3"/>
    <w:rsid w:val="00D13428"/>
    <w:rsid w:val="00D1437B"/>
    <w:rsid w:val="00D14D9C"/>
    <w:rsid w:val="00D16148"/>
    <w:rsid w:val="00D164B4"/>
    <w:rsid w:val="00D172FB"/>
    <w:rsid w:val="00D17346"/>
    <w:rsid w:val="00D17522"/>
    <w:rsid w:val="00D17B4C"/>
    <w:rsid w:val="00D203AE"/>
    <w:rsid w:val="00D208A5"/>
    <w:rsid w:val="00D20C48"/>
    <w:rsid w:val="00D212BD"/>
    <w:rsid w:val="00D21427"/>
    <w:rsid w:val="00D21965"/>
    <w:rsid w:val="00D24094"/>
    <w:rsid w:val="00D2655D"/>
    <w:rsid w:val="00D27D91"/>
    <w:rsid w:val="00D30774"/>
    <w:rsid w:val="00D3092C"/>
    <w:rsid w:val="00D3099A"/>
    <w:rsid w:val="00D309C1"/>
    <w:rsid w:val="00D333E7"/>
    <w:rsid w:val="00D339F0"/>
    <w:rsid w:val="00D349F1"/>
    <w:rsid w:val="00D36DD0"/>
    <w:rsid w:val="00D36F3F"/>
    <w:rsid w:val="00D36FD0"/>
    <w:rsid w:val="00D371FE"/>
    <w:rsid w:val="00D37875"/>
    <w:rsid w:val="00D4029C"/>
    <w:rsid w:val="00D4051C"/>
    <w:rsid w:val="00D4113D"/>
    <w:rsid w:val="00D4140C"/>
    <w:rsid w:val="00D414FC"/>
    <w:rsid w:val="00D42474"/>
    <w:rsid w:val="00D42669"/>
    <w:rsid w:val="00D42B98"/>
    <w:rsid w:val="00D42CA9"/>
    <w:rsid w:val="00D4480D"/>
    <w:rsid w:val="00D455C7"/>
    <w:rsid w:val="00D462CD"/>
    <w:rsid w:val="00D46605"/>
    <w:rsid w:val="00D46E83"/>
    <w:rsid w:val="00D51FCB"/>
    <w:rsid w:val="00D51FDB"/>
    <w:rsid w:val="00D52487"/>
    <w:rsid w:val="00D53286"/>
    <w:rsid w:val="00D5377D"/>
    <w:rsid w:val="00D54DD3"/>
    <w:rsid w:val="00D5572E"/>
    <w:rsid w:val="00D5682B"/>
    <w:rsid w:val="00D5692C"/>
    <w:rsid w:val="00D5781D"/>
    <w:rsid w:val="00D57A18"/>
    <w:rsid w:val="00D60D8F"/>
    <w:rsid w:val="00D6324E"/>
    <w:rsid w:val="00D63F60"/>
    <w:rsid w:val="00D64317"/>
    <w:rsid w:val="00D64E54"/>
    <w:rsid w:val="00D6539E"/>
    <w:rsid w:val="00D65574"/>
    <w:rsid w:val="00D65DD2"/>
    <w:rsid w:val="00D663D3"/>
    <w:rsid w:val="00D700E9"/>
    <w:rsid w:val="00D7027A"/>
    <w:rsid w:val="00D72091"/>
    <w:rsid w:val="00D72E90"/>
    <w:rsid w:val="00D73215"/>
    <w:rsid w:val="00D748EC"/>
    <w:rsid w:val="00D75C9F"/>
    <w:rsid w:val="00D810B4"/>
    <w:rsid w:val="00D811FF"/>
    <w:rsid w:val="00D81CE3"/>
    <w:rsid w:val="00D8435A"/>
    <w:rsid w:val="00D8529B"/>
    <w:rsid w:val="00D85581"/>
    <w:rsid w:val="00D85794"/>
    <w:rsid w:val="00D860D6"/>
    <w:rsid w:val="00D864EF"/>
    <w:rsid w:val="00D86604"/>
    <w:rsid w:val="00D86DA9"/>
    <w:rsid w:val="00D86FB5"/>
    <w:rsid w:val="00D90946"/>
    <w:rsid w:val="00D909E4"/>
    <w:rsid w:val="00D90F21"/>
    <w:rsid w:val="00D90F6A"/>
    <w:rsid w:val="00D910D4"/>
    <w:rsid w:val="00D911C7"/>
    <w:rsid w:val="00D913CF"/>
    <w:rsid w:val="00D91F3E"/>
    <w:rsid w:val="00D9266D"/>
    <w:rsid w:val="00D93900"/>
    <w:rsid w:val="00D95FD9"/>
    <w:rsid w:val="00D96B93"/>
    <w:rsid w:val="00D971BE"/>
    <w:rsid w:val="00DA0128"/>
    <w:rsid w:val="00DA0694"/>
    <w:rsid w:val="00DA07A5"/>
    <w:rsid w:val="00DA4FFB"/>
    <w:rsid w:val="00DA5B40"/>
    <w:rsid w:val="00DA5E2E"/>
    <w:rsid w:val="00DA685B"/>
    <w:rsid w:val="00DA7225"/>
    <w:rsid w:val="00DB1146"/>
    <w:rsid w:val="00DB1C61"/>
    <w:rsid w:val="00DB255B"/>
    <w:rsid w:val="00DB2929"/>
    <w:rsid w:val="00DB3780"/>
    <w:rsid w:val="00DB3A94"/>
    <w:rsid w:val="00DB3FA4"/>
    <w:rsid w:val="00DB4328"/>
    <w:rsid w:val="00DB4360"/>
    <w:rsid w:val="00DB5090"/>
    <w:rsid w:val="00DB61E2"/>
    <w:rsid w:val="00DB6560"/>
    <w:rsid w:val="00DB797F"/>
    <w:rsid w:val="00DC0070"/>
    <w:rsid w:val="00DC1B8A"/>
    <w:rsid w:val="00DC1F20"/>
    <w:rsid w:val="00DC2351"/>
    <w:rsid w:val="00DC2612"/>
    <w:rsid w:val="00DC2A4D"/>
    <w:rsid w:val="00DC32EA"/>
    <w:rsid w:val="00DC469C"/>
    <w:rsid w:val="00DC6F35"/>
    <w:rsid w:val="00DD0837"/>
    <w:rsid w:val="00DD0DAD"/>
    <w:rsid w:val="00DD2AA7"/>
    <w:rsid w:val="00DD2EA8"/>
    <w:rsid w:val="00DD334B"/>
    <w:rsid w:val="00DD41F5"/>
    <w:rsid w:val="00DD45A6"/>
    <w:rsid w:val="00DD45FB"/>
    <w:rsid w:val="00DD51AD"/>
    <w:rsid w:val="00DD64C0"/>
    <w:rsid w:val="00DD65F9"/>
    <w:rsid w:val="00DE0157"/>
    <w:rsid w:val="00DE0A37"/>
    <w:rsid w:val="00DE277F"/>
    <w:rsid w:val="00DE341C"/>
    <w:rsid w:val="00DE5960"/>
    <w:rsid w:val="00DE6070"/>
    <w:rsid w:val="00DE6E31"/>
    <w:rsid w:val="00DF0B26"/>
    <w:rsid w:val="00DF199E"/>
    <w:rsid w:val="00DF1A86"/>
    <w:rsid w:val="00DF20F8"/>
    <w:rsid w:val="00DF2DBC"/>
    <w:rsid w:val="00DF3DBD"/>
    <w:rsid w:val="00DF48A4"/>
    <w:rsid w:val="00DF53F9"/>
    <w:rsid w:val="00DF5448"/>
    <w:rsid w:val="00DF6988"/>
    <w:rsid w:val="00DF7613"/>
    <w:rsid w:val="00DF7BAB"/>
    <w:rsid w:val="00E005F4"/>
    <w:rsid w:val="00E00757"/>
    <w:rsid w:val="00E00CFF"/>
    <w:rsid w:val="00E01A9A"/>
    <w:rsid w:val="00E01E78"/>
    <w:rsid w:val="00E0400F"/>
    <w:rsid w:val="00E04732"/>
    <w:rsid w:val="00E060F2"/>
    <w:rsid w:val="00E063B4"/>
    <w:rsid w:val="00E0692A"/>
    <w:rsid w:val="00E069DE"/>
    <w:rsid w:val="00E10BDD"/>
    <w:rsid w:val="00E10DFF"/>
    <w:rsid w:val="00E117DA"/>
    <w:rsid w:val="00E11BDF"/>
    <w:rsid w:val="00E12245"/>
    <w:rsid w:val="00E1295C"/>
    <w:rsid w:val="00E12F29"/>
    <w:rsid w:val="00E144CB"/>
    <w:rsid w:val="00E147BE"/>
    <w:rsid w:val="00E16CE7"/>
    <w:rsid w:val="00E203F8"/>
    <w:rsid w:val="00E20A61"/>
    <w:rsid w:val="00E20ACF"/>
    <w:rsid w:val="00E20B3A"/>
    <w:rsid w:val="00E2159B"/>
    <w:rsid w:val="00E22401"/>
    <w:rsid w:val="00E22851"/>
    <w:rsid w:val="00E22A65"/>
    <w:rsid w:val="00E23CC7"/>
    <w:rsid w:val="00E244F8"/>
    <w:rsid w:val="00E24BAA"/>
    <w:rsid w:val="00E25815"/>
    <w:rsid w:val="00E26479"/>
    <w:rsid w:val="00E26D4E"/>
    <w:rsid w:val="00E277F6"/>
    <w:rsid w:val="00E302F6"/>
    <w:rsid w:val="00E30397"/>
    <w:rsid w:val="00E30AE9"/>
    <w:rsid w:val="00E319ED"/>
    <w:rsid w:val="00E31EB5"/>
    <w:rsid w:val="00E3274E"/>
    <w:rsid w:val="00E33AC5"/>
    <w:rsid w:val="00E33FD6"/>
    <w:rsid w:val="00E343C5"/>
    <w:rsid w:val="00E34D35"/>
    <w:rsid w:val="00E354F9"/>
    <w:rsid w:val="00E35968"/>
    <w:rsid w:val="00E359CB"/>
    <w:rsid w:val="00E3627C"/>
    <w:rsid w:val="00E36538"/>
    <w:rsid w:val="00E37632"/>
    <w:rsid w:val="00E3765A"/>
    <w:rsid w:val="00E40225"/>
    <w:rsid w:val="00E40C73"/>
    <w:rsid w:val="00E41BF4"/>
    <w:rsid w:val="00E4205A"/>
    <w:rsid w:val="00E4291E"/>
    <w:rsid w:val="00E430D2"/>
    <w:rsid w:val="00E432A6"/>
    <w:rsid w:val="00E43D6F"/>
    <w:rsid w:val="00E450E2"/>
    <w:rsid w:val="00E452A9"/>
    <w:rsid w:val="00E45CAD"/>
    <w:rsid w:val="00E46951"/>
    <w:rsid w:val="00E46E26"/>
    <w:rsid w:val="00E50228"/>
    <w:rsid w:val="00E5046D"/>
    <w:rsid w:val="00E50BF5"/>
    <w:rsid w:val="00E5156D"/>
    <w:rsid w:val="00E51653"/>
    <w:rsid w:val="00E529DB"/>
    <w:rsid w:val="00E52D41"/>
    <w:rsid w:val="00E53DAC"/>
    <w:rsid w:val="00E54655"/>
    <w:rsid w:val="00E5532C"/>
    <w:rsid w:val="00E55360"/>
    <w:rsid w:val="00E55708"/>
    <w:rsid w:val="00E559F0"/>
    <w:rsid w:val="00E56510"/>
    <w:rsid w:val="00E56A2C"/>
    <w:rsid w:val="00E56BD3"/>
    <w:rsid w:val="00E570AC"/>
    <w:rsid w:val="00E57263"/>
    <w:rsid w:val="00E5779B"/>
    <w:rsid w:val="00E57D56"/>
    <w:rsid w:val="00E608EC"/>
    <w:rsid w:val="00E620F5"/>
    <w:rsid w:val="00E6223B"/>
    <w:rsid w:val="00E62330"/>
    <w:rsid w:val="00E623A9"/>
    <w:rsid w:val="00E62827"/>
    <w:rsid w:val="00E628B0"/>
    <w:rsid w:val="00E64220"/>
    <w:rsid w:val="00E64660"/>
    <w:rsid w:val="00E64A71"/>
    <w:rsid w:val="00E65D32"/>
    <w:rsid w:val="00E65D76"/>
    <w:rsid w:val="00E669C4"/>
    <w:rsid w:val="00E66D53"/>
    <w:rsid w:val="00E7024C"/>
    <w:rsid w:val="00E70888"/>
    <w:rsid w:val="00E70D9E"/>
    <w:rsid w:val="00E717BE"/>
    <w:rsid w:val="00E71CAF"/>
    <w:rsid w:val="00E72C74"/>
    <w:rsid w:val="00E72E2C"/>
    <w:rsid w:val="00E73776"/>
    <w:rsid w:val="00E73D64"/>
    <w:rsid w:val="00E73E64"/>
    <w:rsid w:val="00E74064"/>
    <w:rsid w:val="00E74346"/>
    <w:rsid w:val="00E7557C"/>
    <w:rsid w:val="00E756A8"/>
    <w:rsid w:val="00E76904"/>
    <w:rsid w:val="00E77A0F"/>
    <w:rsid w:val="00E77E08"/>
    <w:rsid w:val="00E81653"/>
    <w:rsid w:val="00E83E29"/>
    <w:rsid w:val="00E85A5F"/>
    <w:rsid w:val="00E85F73"/>
    <w:rsid w:val="00E874C5"/>
    <w:rsid w:val="00E9076F"/>
    <w:rsid w:val="00E90DB4"/>
    <w:rsid w:val="00E92468"/>
    <w:rsid w:val="00E9253B"/>
    <w:rsid w:val="00E93DE0"/>
    <w:rsid w:val="00E9446D"/>
    <w:rsid w:val="00E94B33"/>
    <w:rsid w:val="00E9516E"/>
    <w:rsid w:val="00E952B2"/>
    <w:rsid w:val="00E963BD"/>
    <w:rsid w:val="00E97207"/>
    <w:rsid w:val="00E97985"/>
    <w:rsid w:val="00E979A6"/>
    <w:rsid w:val="00EA1706"/>
    <w:rsid w:val="00EA18B7"/>
    <w:rsid w:val="00EA1AFC"/>
    <w:rsid w:val="00EA3987"/>
    <w:rsid w:val="00EA3BE1"/>
    <w:rsid w:val="00EA3DFA"/>
    <w:rsid w:val="00EA4493"/>
    <w:rsid w:val="00EA5ADD"/>
    <w:rsid w:val="00EA6F17"/>
    <w:rsid w:val="00EA72DA"/>
    <w:rsid w:val="00EA756A"/>
    <w:rsid w:val="00EA758D"/>
    <w:rsid w:val="00EA7808"/>
    <w:rsid w:val="00EA787A"/>
    <w:rsid w:val="00EA7A94"/>
    <w:rsid w:val="00EB0177"/>
    <w:rsid w:val="00EB02DE"/>
    <w:rsid w:val="00EB05DB"/>
    <w:rsid w:val="00EB0BFD"/>
    <w:rsid w:val="00EB0E26"/>
    <w:rsid w:val="00EB2540"/>
    <w:rsid w:val="00EB2710"/>
    <w:rsid w:val="00EB479B"/>
    <w:rsid w:val="00EB4BB6"/>
    <w:rsid w:val="00EB55BB"/>
    <w:rsid w:val="00EB6AC0"/>
    <w:rsid w:val="00EB751E"/>
    <w:rsid w:val="00EC028B"/>
    <w:rsid w:val="00EC317F"/>
    <w:rsid w:val="00EC434C"/>
    <w:rsid w:val="00EC4B12"/>
    <w:rsid w:val="00EC74C8"/>
    <w:rsid w:val="00EC7799"/>
    <w:rsid w:val="00EC7BF4"/>
    <w:rsid w:val="00ED079A"/>
    <w:rsid w:val="00ED0AED"/>
    <w:rsid w:val="00ED1383"/>
    <w:rsid w:val="00ED174C"/>
    <w:rsid w:val="00ED338D"/>
    <w:rsid w:val="00ED33A3"/>
    <w:rsid w:val="00ED3603"/>
    <w:rsid w:val="00ED57E5"/>
    <w:rsid w:val="00ED7581"/>
    <w:rsid w:val="00EE06F4"/>
    <w:rsid w:val="00EE28DF"/>
    <w:rsid w:val="00EE33A7"/>
    <w:rsid w:val="00EE4F8E"/>
    <w:rsid w:val="00EE544B"/>
    <w:rsid w:val="00EE5566"/>
    <w:rsid w:val="00EE5CC1"/>
    <w:rsid w:val="00EE651B"/>
    <w:rsid w:val="00EE711F"/>
    <w:rsid w:val="00EE7148"/>
    <w:rsid w:val="00EE7200"/>
    <w:rsid w:val="00EE7D11"/>
    <w:rsid w:val="00EE7ED9"/>
    <w:rsid w:val="00EE7FE2"/>
    <w:rsid w:val="00EF1394"/>
    <w:rsid w:val="00EF15DA"/>
    <w:rsid w:val="00EF1672"/>
    <w:rsid w:val="00EF27BC"/>
    <w:rsid w:val="00EF2C77"/>
    <w:rsid w:val="00EF2EA7"/>
    <w:rsid w:val="00EF348C"/>
    <w:rsid w:val="00EF4D36"/>
    <w:rsid w:val="00EF58A8"/>
    <w:rsid w:val="00EF6477"/>
    <w:rsid w:val="00EF67FE"/>
    <w:rsid w:val="00EF6EA2"/>
    <w:rsid w:val="00EF7906"/>
    <w:rsid w:val="00EF7CB1"/>
    <w:rsid w:val="00F0110C"/>
    <w:rsid w:val="00F012A4"/>
    <w:rsid w:val="00F01446"/>
    <w:rsid w:val="00F01D51"/>
    <w:rsid w:val="00F020DA"/>
    <w:rsid w:val="00F03401"/>
    <w:rsid w:val="00F03555"/>
    <w:rsid w:val="00F03E8A"/>
    <w:rsid w:val="00F04397"/>
    <w:rsid w:val="00F04DE5"/>
    <w:rsid w:val="00F054FB"/>
    <w:rsid w:val="00F05825"/>
    <w:rsid w:val="00F05B1B"/>
    <w:rsid w:val="00F060BD"/>
    <w:rsid w:val="00F06882"/>
    <w:rsid w:val="00F06A29"/>
    <w:rsid w:val="00F07B0B"/>
    <w:rsid w:val="00F07D6C"/>
    <w:rsid w:val="00F101A3"/>
    <w:rsid w:val="00F106B6"/>
    <w:rsid w:val="00F11A88"/>
    <w:rsid w:val="00F12355"/>
    <w:rsid w:val="00F12FF9"/>
    <w:rsid w:val="00F14411"/>
    <w:rsid w:val="00F154D6"/>
    <w:rsid w:val="00F158D4"/>
    <w:rsid w:val="00F16209"/>
    <w:rsid w:val="00F16304"/>
    <w:rsid w:val="00F16C33"/>
    <w:rsid w:val="00F20BF3"/>
    <w:rsid w:val="00F20D73"/>
    <w:rsid w:val="00F225B8"/>
    <w:rsid w:val="00F22F1F"/>
    <w:rsid w:val="00F237DE"/>
    <w:rsid w:val="00F24679"/>
    <w:rsid w:val="00F25625"/>
    <w:rsid w:val="00F25CA0"/>
    <w:rsid w:val="00F25DF7"/>
    <w:rsid w:val="00F25F33"/>
    <w:rsid w:val="00F268D3"/>
    <w:rsid w:val="00F27582"/>
    <w:rsid w:val="00F3009E"/>
    <w:rsid w:val="00F30558"/>
    <w:rsid w:val="00F30856"/>
    <w:rsid w:val="00F308E6"/>
    <w:rsid w:val="00F31160"/>
    <w:rsid w:val="00F3162C"/>
    <w:rsid w:val="00F31D90"/>
    <w:rsid w:val="00F3351E"/>
    <w:rsid w:val="00F33D24"/>
    <w:rsid w:val="00F354F9"/>
    <w:rsid w:val="00F36C68"/>
    <w:rsid w:val="00F370D5"/>
    <w:rsid w:val="00F44360"/>
    <w:rsid w:val="00F44518"/>
    <w:rsid w:val="00F456B6"/>
    <w:rsid w:val="00F4581C"/>
    <w:rsid w:val="00F4583B"/>
    <w:rsid w:val="00F46563"/>
    <w:rsid w:val="00F46734"/>
    <w:rsid w:val="00F469C9"/>
    <w:rsid w:val="00F4732E"/>
    <w:rsid w:val="00F5067D"/>
    <w:rsid w:val="00F51486"/>
    <w:rsid w:val="00F516EA"/>
    <w:rsid w:val="00F52F70"/>
    <w:rsid w:val="00F535EC"/>
    <w:rsid w:val="00F53831"/>
    <w:rsid w:val="00F53A59"/>
    <w:rsid w:val="00F53B84"/>
    <w:rsid w:val="00F54E0A"/>
    <w:rsid w:val="00F54E23"/>
    <w:rsid w:val="00F54FD5"/>
    <w:rsid w:val="00F5579A"/>
    <w:rsid w:val="00F56686"/>
    <w:rsid w:val="00F56AF3"/>
    <w:rsid w:val="00F56FC9"/>
    <w:rsid w:val="00F6078F"/>
    <w:rsid w:val="00F62BEF"/>
    <w:rsid w:val="00F649D3"/>
    <w:rsid w:val="00F65B7B"/>
    <w:rsid w:val="00F65E1D"/>
    <w:rsid w:val="00F66B8C"/>
    <w:rsid w:val="00F66C13"/>
    <w:rsid w:val="00F67973"/>
    <w:rsid w:val="00F67EB9"/>
    <w:rsid w:val="00F70C5E"/>
    <w:rsid w:val="00F71008"/>
    <w:rsid w:val="00F710A8"/>
    <w:rsid w:val="00F72AA1"/>
    <w:rsid w:val="00F74B5E"/>
    <w:rsid w:val="00F74C96"/>
    <w:rsid w:val="00F7559D"/>
    <w:rsid w:val="00F75F21"/>
    <w:rsid w:val="00F76B52"/>
    <w:rsid w:val="00F76DA0"/>
    <w:rsid w:val="00F774D5"/>
    <w:rsid w:val="00F778A9"/>
    <w:rsid w:val="00F804C4"/>
    <w:rsid w:val="00F823F1"/>
    <w:rsid w:val="00F8249B"/>
    <w:rsid w:val="00F826DA"/>
    <w:rsid w:val="00F83ED7"/>
    <w:rsid w:val="00F83F79"/>
    <w:rsid w:val="00F8411D"/>
    <w:rsid w:val="00F86D46"/>
    <w:rsid w:val="00F87832"/>
    <w:rsid w:val="00F87CF5"/>
    <w:rsid w:val="00F90695"/>
    <w:rsid w:val="00F908C2"/>
    <w:rsid w:val="00F90A67"/>
    <w:rsid w:val="00F90D5B"/>
    <w:rsid w:val="00F91D13"/>
    <w:rsid w:val="00F91FC9"/>
    <w:rsid w:val="00F9263F"/>
    <w:rsid w:val="00F92B3D"/>
    <w:rsid w:val="00F92BBE"/>
    <w:rsid w:val="00F93F2B"/>
    <w:rsid w:val="00F949F3"/>
    <w:rsid w:val="00F94C5A"/>
    <w:rsid w:val="00F94DB5"/>
    <w:rsid w:val="00F94DD9"/>
    <w:rsid w:val="00F9544E"/>
    <w:rsid w:val="00F95690"/>
    <w:rsid w:val="00F95CE0"/>
    <w:rsid w:val="00F95DB1"/>
    <w:rsid w:val="00F9626C"/>
    <w:rsid w:val="00F96FBC"/>
    <w:rsid w:val="00F97317"/>
    <w:rsid w:val="00FA1611"/>
    <w:rsid w:val="00FA24A1"/>
    <w:rsid w:val="00FA3439"/>
    <w:rsid w:val="00FA3E67"/>
    <w:rsid w:val="00FA4472"/>
    <w:rsid w:val="00FA5187"/>
    <w:rsid w:val="00FA59B0"/>
    <w:rsid w:val="00FA59BF"/>
    <w:rsid w:val="00FA61A6"/>
    <w:rsid w:val="00FA70DB"/>
    <w:rsid w:val="00FA727E"/>
    <w:rsid w:val="00FA7674"/>
    <w:rsid w:val="00FA772C"/>
    <w:rsid w:val="00FA7D94"/>
    <w:rsid w:val="00FB016B"/>
    <w:rsid w:val="00FB10C5"/>
    <w:rsid w:val="00FB21E7"/>
    <w:rsid w:val="00FB382D"/>
    <w:rsid w:val="00FB383C"/>
    <w:rsid w:val="00FB40B2"/>
    <w:rsid w:val="00FB45FB"/>
    <w:rsid w:val="00FB4710"/>
    <w:rsid w:val="00FB480D"/>
    <w:rsid w:val="00FB5A20"/>
    <w:rsid w:val="00FB7632"/>
    <w:rsid w:val="00FB7B56"/>
    <w:rsid w:val="00FC090E"/>
    <w:rsid w:val="00FC2C97"/>
    <w:rsid w:val="00FC3D60"/>
    <w:rsid w:val="00FC5315"/>
    <w:rsid w:val="00FC5DBE"/>
    <w:rsid w:val="00FC7215"/>
    <w:rsid w:val="00FD107E"/>
    <w:rsid w:val="00FD11D2"/>
    <w:rsid w:val="00FD13E3"/>
    <w:rsid w:val="00FD145D"/>
    <w:rsid w:val="00FD1FF1"/>
    <w:rsid w:val="00FD28EE"/>
    <w:rsid w:val="00FD2995"/>
    <w:rsid w:val="00FD2D2B"/>
    <w:rsid w:val="00FD2FDB"/>
    <w:rsid w:val="00FD31D0"/>
    <w:rsid w:val="00FD3559"/>
    <w:rsid w:val="00FD3696"/>
    <w:rsid w:val="00FD464D"/>
    <w:rsid w:val="00FD54AF"/>
    <w:rsid w:val="00FD56B4"/>
    <w:rsid w:val="00FD609F"/>
    <w:rsid w:val="00FD6202"/>
    <w:rsid w:val="00FD7ED1"/>
    <w:rsid w:val="00FE00C9"/>
    <w:rsid w:val="00FE05D4"/>
    <w:rsid w:val="00FE0A69"/>
    <w:rsid w:val="00FE1B47"/>
    <w:rsid w:val="00FE2109"/>
    <w:rsid w:val="00FE2897"/>
    <w:rsid w:val="00FE38A0"/>
    <w:rsid w:val="00FE4510"/>
    <w:rsid w:val="00FE4BCB"/>
    <w:rsid w:val="00FE4F8A"/>
    <w:rsid w:val="00FE58BA"/>
    <w:rsid w:val="00FE58D8"/>
    <w:rsid w:val="00FE65E6"/>
    <w:rsid w:val="00FE66DD"/>
    <w:rsid w:val="00FE70B0"/>
    <w:rsid w:val="00FE7105"/>
    <w:rsid w:val="00FE7734"/>
    <w:rsid w:val="00FE7A2F"/>
    <w:rsid w:val="00FF080D"/>
    <w:rsid w:val="00FF0811"/>
    <w:rsid w:val="00FF0F0C"/>
    <w:rsid w:val="00FF1814"/>
    <w:rsid w:val="00FF193E"/>
    <w:rsid w:val="00FF1A64"/>
    <w:rsid w:val="00FF2208"/>
    <w:rsid w:val="00FF28FE"/>
    <w:rsid w:val="00FF355B"/>
    <w:rsid w:val="00FF38BA"/>
    <w:rsid w:val="00FF4C24"/>
    <w:rsid w:val="00FF5087"/>
    <w:rsid w:val="00FF53ED"/>
    <w:rsid w:val="00FF5622"/>
    <w:rsid w:val="00FF671C"/>
    <w:rsid w:val="00FF677D"/>
    <w:rsid w:val="00FF6952"/>
    <w:rsid w:val="01B13FE1"/>
    <w:rsid w:val="02218E58"/>
    <w:rsid w:val="0233D3C4"/>
    <w:rsid w:val="030F597C"/>
    <w:rsid w:val="03E50E01"/>
    <w:rsid w:val="03F6FC09"/>
    <w:rsid w:val="04DA0671"/>
    <w:rsid w:val="0560C8D1"/>
    <w:rsid w:val="056DC847"/>
    <w:rsid w:val="057EA3D8"/>
    <w:rsid w:val="073110B3"/>
    <w:rsid w:val="073A3DF5"/>
    <w:rsid w:val="07472872"/>
    <w:rsid w:val="0793D435"/>
    <w:rsid w:val="08337289"/>
    <w:rsid w:val="08452B65"/>
    <w:rsid w:val="08B5F6B2"/>
    <w:rsid w:val="08E60658"/>
    <w:rsid w:val="09E527AA"/>
    <w:rsid w:val="0A216EE8"/>
    <w:rsid w:val="0A32CB70"/>
    <w:rsid w:val="0A43F1C9"/>
    <w:rsid w:val="0B4551F1"/>
    <w:rsid w:val="0B655253"/>
    <w:rsid w:val="0B8E16F8"/>
    <w:rsid w:val="0BD755F2"/>
    <w:rsid w:val="0C204312"/>
    <w:rsid w:val="0DB0C688"/>
    <w:rsid w:val="0DBC3B1C"/>
    <w:rsid w:val="0E5789F2"/>
    <w:rsid w:val="0EC3385D"/>
    <w:rsid w:val="0F515CA0"/>
    <w:rsid w:val="1077CC31"/>
    <w:rsid w:val="108AF714"/>
    <w:rsid w:val="11771CD3"/>
    <w:rsid w:val="117F8519"/>
    <w:rsid w:val="1203802B"/>
    <w:rsid w:val="12FD62A8"/>
    <w:rsid w:val="13580D4D"/>
    <w:rsid w:val="140F439E"/>
    <w:rsid w:val="1415C89D"/>
    <w:rsid w:val="1470FB61"/>
    <w:rsid w:val="1482FFB2"/>
    <w:rsid w:val="14DDA32F"/>
    <w:rsid w:val="15C10D97"/>
    <w:rsid w:val="176B1A89"/>
    <w:rsid w:val="17840967"/>
    <w:rsid w:val="1805A0E4"/>
    <w:rsid w:val="18A873C0"/>
    <w:rsid w:val="18C59741"/>
    <w:rsid w:val="1A10BF73"/>
    <w:rsid w:val="1A519486"/>
    <w:rsid w:val="1A5A4CAD"/>
    <w:rsid w:val="1A7AED2F"/>
    <w:rsid w:val="1A91CFD7"/>
    <w:rsid w:val="1AB04DC7"/>
    <w:rsid w:val="1C810C66"/>
    <w:rsid w:val="1CCFF0D3"/>
    <w:rsid w:val="1D3608DB"/>
    <w:rsid w:val="1D4AF7F3"/>
    <w:rsid w:val="1E9CF666"/>
    <w:rsid w:val="1FD18F92"/>
    <w:rsid w:val="202FF83B"/>
    <w:rsid w:val="20D909F3"/>
    <w:rsid w:val="2120F6EF"/>
    <w:rsid w:val="21A9855D"/>
    <w:rsid w:val="22671863"/>
    <w:rsid w:val="228AADEF"/>
    <w:rsid w:val="23204589"/>
    <w:rsid w:val="236D964C"/>
    <w:rsid w:val="23C7C0D3"/>
    <w:rsid w:val="240C0A9F"/>
    <w:rsid w:val="257A5F30"/>
    <w:rsid w:val="25D8B3B3"/>
    <w:rsid w:val="26E2A27D"/>
    <w:rsid w:val="27294C26"/>
    <w:rsid w:val="27EB0593"/>
    <w:rsid w:val="27F2F247"/>
    <w:rsid w:val="2940AD1F"/>
    <w:rsid w:val="29836F4A"/>
    <w:rsid w:val="2BC8111B"/>
    <w:rsid w:val="2CEC5A38"/>
    <w:rsid w:val="2CF02DA6"/>
    <w:rsid w:val="2D0FC58B"/>
    <w:rsid w:val="2D370673"/>
    <w:rsid w:val="2D9D950C"/>
    <w:rsid w:val="2EBE196A"/>
    <w:rsid w:val="2EC4E7A3"/>
    <w:rsid w:val="2FF7F1FD"/>
    <w:rsid w:val="2FFA18C0"/>
    <w:rsid w:val="2FFE3122"/>
    <w:rsid w:val="3105B684"/>
    <w:rsid w:val="3133CD80"/>
    <w:rsid w:val="319C3C04"/>
    <w:rsid w:val="31F01F06"/>
    <w:rsid w:val="33B464D7"/>
    <w:rsid w:val="3419174E"/>
    <w:rsid w:val="344A85B2"/>
    <w:rsid w:val="3452B460"/>
    <w:rsid w:val="34903F8D"/>
    <w:rsid w:val="350BB8DE"/>
    <w:rsid w:val="35C6396C"/>
    <w:rsid w:val="35FBEE8B"/>
    <w:rsid w:val="39E15CF8"/>
    <w:rsid w:val="3A83878C"/>
    <w:rsid w:val="3B9B1D0E"/>
    <w:rsid w:val="3C7652A4"/>
    <w:rsid w:val="3F1EB68C"/>
    <w:rsid w:val="410C70F7"/>
    <w:rsid w:val="4159FBB8"/>
    <w:rsid w:val="41AB8A38"/>
    <w:rsid w:val="421DBDD5"/>
    <w:rsid w:val="42218605"/>
    <w:rsid w:val="42C301B9"/>
    <w:rsid w:val="4387440D"/>
    <w:rsid w:val="444C7162"/>
    <w:rsid w:val="44F635B6"/>
    <w:rsid w:val="45AD2231"/>
    <w:rsid w:val="45EB0DBC"/>
    <w:rsid w:val="4733C493"/>
    <w:rsid w:val="48222213"/>
    <w:rsid w:val="48CB4E16"/>
    <w:rsid w:val="4963D20A"/>
    <w:rsid w:val="4A332D1E"/>
    <w:rsid w:val="4A97D399"/>
    <w:rsid w:val="4A9E7B7D"/>
    <w:rsid w:val="4B42C9C5"/>
    <w:rsid w:val="4B7CEC16"/>
    <w:rsid w:val="4B91AC70"/>
    <w:rsid w:val="4B9D11CB"/>
    <w:rsid w:val="4BD88843"/>
    <w:rsid w:val="4C0B1FF9"/>
    <w:rsid w:val="4C51CF56"/>
    <w:rsid w:val="4D22D7C5"/>
    <w:rsid w:val="4E6ED10D"/>
    <w:rsid w:val="4E7B47B8"/>
    <w:rsid w:val="4F98AE0D"/>
    <w:rsid w:val="4FBC46CA"/>
    <w:rsid w:val="4FC72E0A"/>
    <w:rsid w:val="502160F0"/>
    <w:rsid w:val="525020DF"/>
    <w:rsid w:val="525AECD8"/>
    <w:rsid w:val="54F0FB75"/>
    <w:rsid w:val="55238E40"/>
    <w:rsid w:val="552C889D"/>
    <w:rsid w:val="591C3D31"/>
    <w:rsid w:val="5949605F"/>
    <w:rsid w:val="598F8BB5"/>
    <w:rsid w:val="5B7CFBA9"/>
    <w:rsid w:val="5C10A061"/>
    <w:rsid w:val="5C75DCF1"/>
    <w:rsid w:val="5D8BC3FD"/>
    <w:rsid w:val="5FDD90FA"/>
    <w:rsid w:val="60822BF6"/>
    <w:rsid w:val="60956E85"/>
    <w:rsid w:val="60A16976"/>
    <w:rsid w:val="60EA85AD"/>
    <w:rsid w:val="60FCAB54"/>
    <w:rsid w:val="627102CD"/>
    <w:rsid w:val="62DDF31E"/>
    <w:rsid w:val="6374FE92"/>
    <w:rsid w:val="63AD90FD"/>
    <w:rsid w:val="6436EDBA"/>
    <w:rsid w:val="643B73CC"/>
    <w:rsid w:val="64A8B3F4"/>
    <w:rsid w:val="65098B16"/>
    <w:rsid w:val="654FD9D5"/>
    <w:rsid w:val="664614FB"/>
    <w:rsid w:val="671880E2"/>
    <w:rsid w:val="67C572E1"/>
    <w:rsid w:val="682F13F9"/>
    <w:rsid w:val="68621667"/>
    <w:rsid w:val="688C0B8E"/>
    <w:rsid w:val="69E1C6C5"/>
    <w:rsid w:val="6A2CAEE2"/>
    <w:rsid w:val="6A8ADB58"/>
    <w:rsid w:val="6B52C742"/>
    <w:rsid w:val="6BA708C3"/>
    <w:rsid w:val="6DCB50E8"/>
    <w:rsid w:val="6E566F53"/>
    <w:rsid w:val="6E831CBC"/>
    <w:rsid w:val="6ECC2D29"/>
    <w:rsid w:val="6F2A5058"/>
    <w:rsid w:val="6FAA83EC"/>
    <w:rsid w:val="6FD3A0B1"/>
    <w:rsid w:val="6FFEEFBA"/>
    <w:rsid w:val="7043E1AC"/>
    <w:rsid w:val="72428CB7"/>
    <w:rsid w:val="7297D6AD"/>
    <w:rsid w:val="7373B913"/>
    <w:rsid w:val="7396695B"/>
    <w:rsid w:val="73D205AB"/>
    <w:rsid w:val="74802E55"/>
    <w:rsid w:val="7529A5FC"/>
    <w:rsid w:val="75466202"/>
    <w:rsid w:val="769F43AB"/>
    <w:rsid w:val="76F435E0"/>
    <w:rsid w:val="771E2BD1"/>
    <w:rsid w:val="77822913"/>
    <w:rsid w:val="778A85D9"/>
    <w:rsid w:val="789D95E7"/>
    <w:rsid w:val="79329FD4"/>
    <w:rsid w:val="7B1CDF55"/>
    <w:rsid w:val="7C59D5B2"/>
    <w:rsid w:val="7CF357A1"/>
    <w:rsid w:val="7D05B66E"/>
    <w:rsid w:val="7D462D08"/>
    <w:rsid w:val="7D5C7AE6"/>
    <w:rsid w:val="7DC973F4"/>
    <w:rsid w:val="7E6D5EC7"/>
    <w:rsid w:val="7E933DF3"/>
    <w:rsid w:val="7F2697C0"/>
    <w:rsid w:val="7F6CDAC6"/>
    <w:rsid w:val="7FB4DDF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2F69A"/>
  <w15:docId w15:val="{594F093D-C184-4E89-AF84-B84A5BC143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501B4"/>
    <w:pPr>
      <w:spacing w:after="0" w:line="240" w:lineRule="auto"/>
    </w:pPr>
    <w:rPr>
      <w:rFonts w:ascii="Times New Roman" w:hAnsi="Times New Roman" w:eastAsia="Times New Roman" w:cs="Times New Roman"/>
      <w:sz w:val="20"/>
      <w:szCs w:val="20"/>
    </w:rPr>
  </w:style>
  <w:style w:type="paragraph" w:styleId="Heading1">
    <w:name w:val="heading 1"/>
    <w:basedOn w:val="Normal"/>
    <w:next w:val="Normal"/>
    <w:link w:val="Heading1Char"/>
    <w:qFormat/>
    <w:rsid w:val="00F469C9"/>
    <w:pPr>
      <w:keepNext/>
      <w:outlineLvl w:val="0"/>
    </w:pPr>
    <w:rPr>
      <w:b/>
      <w:sz w:val="24"/>
      <w:lang w:val="x-none" w:eastAsia="x-none"/>
    </w:rPr>
  </w:style>
  <w:style w:type="paragraph" w:styleId="Heading2">
    <w:name w:val="heading 2"/>
    <w:basedOn w:val="Normal"/>
    <w:next w:val="Normal"/>
    <w:link w:val="Heading2Char"/>
    <w:uiPriority w:val="9"/>
    <w:semiHidden/>
    <w:unhideWhenUsed/>
    <w:qFormat/>
    <w:rsid w:val="00C575E3"/>
    <w:pPr>
      <w:keepNext/>
      <w:keepLines/>
      <w:spacing w:before="4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4029C"/>
    <w:pPr>
      <w:keepNext/>
      <w:keepLines/>
      <w:spacing w:before="4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C4E3C"/>
    <w:pPr>
      <w:keepNext/>
      <w:keepLines/>
      <w:spacing w:before="4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C4E3C"/>
    <w:pPr>
      <w:keepNext/>
      <w:keepLines/>
      <w:spacing w:before="4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4E3C"/>
    <w:pPr>
      <w:keepNext/>
      <w:keepLines/>
      <w:spacing w:before="40"/>
      <w:outlineLvl w:val="5"/>
    </w:pPr>
    <w:rPr>
      <w:rFonts w:asciiTheme="majorHAnsi" w:hAnsiTheme="majorHAnsi" w:eastAsiaTheme="majorEastAsia" w:cstheme="majorBidi"/>
      <w:color w:val="1F4D78" w:themeColor="accent1" w:themeShade="7F"/>
    </w:rPr>
  </w:style>
  <w:style w:type="paragraph" w:styleId="Heading8">
    <w:name w:val="heading 8"/>
    <w:basedOn w:val="Normal"/>
    <w:next w:val="Normal"/>
    <w:link w:val="Heading8Char"/>
    <w:uiPriority w:val="9"/>
    <w:semiHidden/>
    <w:unhideWhenUsed/>
    <w:qFormat/>
    <w:rsid w:val="00AD0E24"/>
    <w:pPr>
      <w:keepNext/>
      <w:keepLines/>
      <w:spacing w:before="40"/>
      <w:outlineLvl w:val="7"/>
    </w:pPr>
    <w:rPr>
      <w:rFonts w:asciiTheme="majorHAnsi" w:hAnsiTheme="majorHAnsi" w:eastAsiaTheme="majorEastAsia" w:cstheme="majorBidi"/>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469C9"/>
    <w:rPr>
      <w:rFonts w:ascii="Times New Roman" w:hAnsi="Times New Roman" w:eastAsia="Times New Roman" w:cs="Times New Roman"/>
      <w:b/>
      <w:sz w:val="24"/>
      <w:szCs w:val="20"/>
      <w:lang w:val="x-none" w:eastAsia="x-none"/>
    </w:rPr>
  </w:style>
  <w:style w:type="paragraph" w:styleId="Header">
    <w:name w:val="header"/>
    <w:basedOn w:val="Normal"/>
    <w:link w:val="HeaderChar"/>
    <w:uiPriority w:val="99"/>
    <w:rsid w:val="00F469C9"/>
    <w:pPr>
      <w:tabs>
        <w:tab w:val="center" w:pos="4320"/>
        <w:tab w:val="right" w:pos="8640"/>
      </w:tabs>
    </w:pPr>
  </w:style>
  <w:style w:type="character" w:styleId="HeaderChar" w:customStyle="1">
    <w:name w:val="Header Char"/>
    <w:basedOn w:val="DefaultParagraphFont"/>
    <w:link w:val="Header"/>
    <w:uiPriority w:val="99"/>
    <w:rsid w:val="00F469C9"/>
    <w:rPr>
      <w:rFonts w:ascii="Times New Roman" w:hAnsi="Times New Roman" w:eastAsia="Times New Roman" w:cs="Times New Roman"/>
      <w:sz w:val="20"/>
      <w:szCs w:val="20"/>
    </w:rPr>
  </w:style>
  <w:style w:type="paragraph" w:styleId="Footer">
    <w:name w:val="footer"/>
    <w:basedOn w:val="Normal"/>
    <w:link w:val="FooterChar"/>
    <w:rsid w:val="00F469C9"/>
    <w:pPr>
      <w:tabs>
        <w:tab w:val="center" w:pos="4320"/>
        <w:tab w:val="right" w:pos="8640"/>
      </w:tabs>
    </w:pPr>
  </w:style>
  <w:style w:type="character" w:styleId="FooterChar" w:customStyle="1">
    <w:name w:val="Footer Char"/>
    <w:basedOn w:val="DefaultParagraphFont"/>
    <w:link w:val="Footer"/>
    <w:rsid w:val="00F469C9"/>
    <w:rPr>
      <w:rFonts w:ascii="Times New Roman" w:hAnsi="Times New Roman" w:eastAsia="Times New Roman" w:cs="Times New Roman"/>
      <w:sz w:val="20"/>
      <w:szCs w:val="20"/>
    </w:rPr>
  </w:style>
  <w:style w:type="paragraph" w:styleId="BalloonText">
    <w:name w:val="Balloon Text"/>
    <w:basedOn w:val="Normal"/>
    <w:link w:val="BalloonTextChar"/>
    <w:uiPriority w:val="99"/>
    <w:semiHidden/>
    <w:unhideWhenUsed/>
    <w:rsid w:val="001C7CA6"/>
    <w:rPr>
      <w:rFonts w:ascii="Segoe UI" w:hAnsi="Segoe UI" w:cs="Segoe UI"/>
      <w:sz w:val="18"/>
      <w:szCs w:val="18"/>
    </w:rPr>
  </w:style>
  <w:style w:type="character" w:styleId="BalloonTextChar" w:customStyle="1">
    <w:name w:val="Balloon Text Char"/>
    <w:basedOn w:val="DefaultParagraphFont"/>
    <w:link w:val="BalloonText"/>
    <w:uiPriority w:val="99"/>
    <w:semiHidden/>
    <w:rsid w:val="001C7CA6"/>
    <w:rPr>
      <w:rFonts w:ascii="Segoe UI" w:hAnsi="Segoe UI" w:eastAsia="Times New Roman" w:cs="Segoe UI"/>
      <w:sz w:val="18"/>
      <w:szCs w:val="18"/>
    </w:rPr>
  </w:style>
  <w:style w:type="paragraph" w:styleId="ListParagraph">
    <w:name w:val="List Paragraph"/>
    <w:aliases w:val="List Paragraph1,List Paragraph Char Char,Normal Sentence,Number_1,List Paragraph11,List Paragraph2,new,SGLText List Paragraph,ListPar1,list1"/>
    <w:basedOn w:val="Normal"/>
    <w:link w:val="ListParagraphChar"/>
    <w:uiPriority w:val="34"/>
    <w:qFormat/>
    <w:rsid w:val="00A804FC"/>
    <w:pPr>
      <w:ind w:left="720"/>
      <w:contextualSpacing/>
    </w:pPr>
  </w:style>
  <w:style w:type="table" w:styleId="TableGrid">
    <w:name w:val="Table Grid"/>
    <w:basedOn w:val="TableNormal"/>
    <w:uiPriority w:val="59"/>
    <w:rsid w:val="00A804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Comment Reference"/>
    <w:basedOn w:val="DefaultParagraphFont"/>
    <w:semiHidden/>
    <w:unhideWhenUsed/>
    <w:rsid w:val="00B54DA6"/>
    <w:rPr>
      <w:sz w:val="16"/>
      <w:szCs w:val="16"/>
    </w:rPr>
  </w:style>
  <w:style w:type="paragraph" w:styleId="CommentText">
    <w:name w:val="Comment Text"/>
    <w:basedOn w:val="Normal"/>
    <w:link w:val="CommentTextChar"/>
    <w:unhideWhenUsed/>
    <w:rsid w:val="00B54DA6"/>
  </w:style>
  <w:style w:type="character" w:styleId="CommentTextChar" w:customStyle="1">
    <w:name w:val="Comment Text Char"/>
    <w:basedOn w:val="DefaultParagraphFont"/>
    <w:link w:val="CommentText"/>
    <w:rsid w:val="00B54DA6"/>
    <w:rPr>
      <w:rFonts w:ascii="Times New Roman" w:hAnsi="Times New Roman" w:eastAsia="Times New Roman" w:cs="Times New Roman"/>
      <w:sz w:val="20"/>
      <w:szCs w:val="20"/>
    </w:rPr>
  </w:style>
  <w:style w:type="paragraph" w:styleId="CommentSubject">
    <w:name w:val="Comment Subject"/>
    <w:basedOn w:val="CommentText"/>
    <w:next w:val="CommentText"/>
    <w:link w:val="CommentSubjectChar"/>
    <w:uiPriority w:val="99"/>
    <w:semiHidden/>
    <w:unhideWhenUsed/>
    <w:rsid w:val="00B54DA6"/>
    <w:rPr>
      <w:b/>
      <w:bCs/>
    </w:rPr>
  </w:style>
  <w:style w:type="character" w:styleId="CommentSubjectChar" w:customStyle="1">
    <w:name w:val="Comment Subject Char"/>
    <w:basedOn w:val="CommentTextChar"/>
    <w:link w:val="CommentSubject"/>
    <w:uiPriority w:val="99"/>
    <w:semiHidden/>
    <w:rsid w:val="00B54DA6"/>
    <w:rPr>
      <w:rFonts w:ascii="Times New Roman" w:hAnsi="Times New Roman" w:eastAsia="Times New Roman" w:cs="Times New Roman"/>
      <w:b/>
      <w:bCs/>
      <w:sz w:val="20"/>
      <w:szCs w:val="20"/>
    </w:rPr>
  </w:style>
  <w:style w:type="character" w:styleId="Heading8Char" w:customStyle="1">
    <w:name w:val="Heading 8 Char"/>
    <w:basedOn w:val="DefaultParagraphFont"/>
    <w:link w:val="Heading8"/>
    <w:uiPriority w:val="9"/>
    <w:semiHidden/>
    <w:rsid w:val="00AD0E24"/>
    <w:rPr>
      <w:rFonts w:asciiTheme="majorHAnsi" w:hAnsiTheme="majorHAnsi" w:eastAsiaTheme="majorEastAsia" w:cstheme="majorBidi"/>
      <w:color w:val="272727" w:themeColor="text1" w:themeTint="D8"/>
      <w:sz w:val="21"/>
      <w:szCs w:val="21"/>
    </w:rPr>
  </w:style>
  <w:style w:type="paragraph" w:styleId="Revision">
    <w:name w:val="Revision"/>
    <w:hidden/>
    <w:uiPriority w:val="99"/>
    <w:semiHidden/>
    <w:rsid w:val="00E5532C"/>
    <w:pPr>
      <w:spacing w:after="0" w:line="240" w:lineRule="auto"/>
    </w:pPr>
    <w:rPr>
      <w:rFonts w:ascii="Times New Roman" w:hAnsi="Times New Roman" w:eastAsia="Times New Roman" w:cs="Times New Roman"/>
      <w:sz w:val="20"/>
      <w:szCs w:val="20"/>
    </w:rPr>
  </w:style>
  <w:style w:type="character" w:styleId="ListParagraphChar" w:customStyle="1">
    <w:name w:val="List Paragraph Char"/>
    <w:aliases w:val="List Paragraph1 Char,List Paragraph Char Char Char,Normal Sentence Char,Number_1 Char,List Paragraph11 Char,List Paragraph2 Char,new Char,SGLText List Paragraph Char,ListPar1 Char,list1 Char"/>
    <w:link w:val="ListParagraph"/>
    <w:uiPriority w:val="34"/>
    <w:qFormat/>
    <w:locked/>
    <w:rsid w:val="0087174E"/>
    <w:rPr>
      <w:rFonts w:ascii="Times New Roman" w:hAnsi="Times New Roman" w:eastAsia="Times New Roman" w:cs="Times New Roman"/>
      <w:sz w:val="20"/>
      <w:szCs w:val="20"/>
    </w:rPr>
  </w:style>
  <w:style w:type="paragraph" w:styleId="ListBullet">
    <w:name w:val="List Bullet"/>
    <w:basedOn w:val="Normal"/>
    <w:uiPriority w:val="99"/>
    <w:semiHidden/>
    <w:unhideWhenUsed/>
    <w:rsid w:val="00856DE2"/>
    <w:pPr>
      <w:numPr>
        <w:numId w:val="2"/>
      </w:numPr>
      <w:contextualSpacing/>
    </w:pPr>
  </w:style>
  <w:style w:type="paragraph" w:styleId="TableParagraph" w:customStyle="1">
    <w:name w:val="Table Paragraph"/>
    <w:basedOn w:val="Normal"/>
    <w:uiPriority w:val="1"/>
    <w:qFormat/>
    <w:rsid w:val="00856DE2"/>
    <w:pPr>
      <w:widowControl w:val="0"/>
      <w:autoSpaceDE w:val="0"/>
      <w:autoSpaceDN w:val="0"/>
    </w:pPr>
    <w:rPr>
      <w:sz w:val="22"/>
      <w:szCs w:val="22"/>
    </w:rPr>
  </w:style>
  <w:style w:type="paragraph" w:styleId="BodyTextIndent">
    <w:name w:val="Body Text Indent"/>
    <w:basedOn w:val="Normal"/>
    <w:link w:val="BodyTextIndentChar"/>
    <w:rsid w:val="00672550"/>
    <w:pPr>
      <w:ind w:left="3261" w:hanging="3261"/>
      <w:jc w:val="both"/>
    </w:pPr>
    <w:rPr>
      <w:sz w:val="24"/>
      <w:lang w:val="ru-RU" w:eastAsia="ru-RU"/>
    </w:rPr>
  </w:style>
  <w:style w:type="character" w:styleId="BodyTextIndentChar" w:customStyle="1">
    <w:name w:val="Body Text Indent Char"/>
    <w:basedOn w:val="DefaultParagraphFont"/>
    <w:link w:val="BodyTextIndent"/>
    <w:rsid w:val="00672550"/>
    <w:rPr>
      <w:rFonts w:ascii="Times New Roman" w:hAnsi="Times New Roman" w:eastAsia="Times New Roman" w:cs="Times New Roman"/>
      <w:sz w:val="24"/>
      <w:szCs w:val="20"/>
      <w:lang w:val="ru-RU" w:eastAsia="ru-RU"/>
    </w:rPr>
  </w:style>
  <w:style w:type="character" w:styleId="shorttext" w:customStyle="1">
    <w:name w:val="short_text"/>
    <w:basedOn w:val="DefaultParagraphFont"/>
    <w:rsid w:val="00672550"/>
  </w:style>
  <w:style w:type="character" w:styleId="PlaceholderText">
    <w:name w:val="Placeholder Text"/>
    <w:basedOn w:val="DefaultParagraphFont"/>
    <w:uiPriority w:val="99"/>
    <w:semiHidden/>
    <w:rsid w:val="009E7ECC"/>
    <w:rPr>
      <w:color w:val="666666"/>
    </w:rPr>
  </w:style>
  <w:style w:type="paragraph" w:styleId="Default" w:customStyle="1">
    <w:name w:val="Default"/>
    <w:rsid w:val="00165A45"/>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8B1A71"/>
    <w:pPr>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A308C5"/>
    <w:rPr>
      <w:rFonts w:ascii="Consolas" w:hAnsi="Consolas"/>
    </w:rPr>
  </w:style>
  <w:style w:type="character" w:styleId="HTMLPreformattedChar" w:customStyle="1">
    <w:name w:val="HTML Preformatted Char"/>
    <w:basedOn w:val="DefaultParagraphFont"/>
    <w:link w:val="HTMLPreformatted"/>
    <w:uiPriority w:val="99"/>
    <w:semiHidden/>
    <w:rsid w:val="00A308C5"/>
    <w:rPr>
      <w:rFonts w:ascii="Consolas" w:hAnsi="Consolas" w:eastAsia="Times New Roman" w:cs="Times New Roman"/>
      <w:sz w:val="20"/>
      <w:szCs w:val="20"/>
    </w:rPr>
  </w:style>
  <w:style w:type="character" w:styleId="Heading2Char" w:customStyle="1">
    <w:name w:val="Heading 2 Char"/>
    <w:basedOn w:val="DefaultParagraphFont"/>
    <w:link w:val="Heading2"/>
    <w:uiPriority w:val="9"/>
    <w:semiHidden/>
    <w:rsid w:val="00C575E3"/>
    <w:rPr>
      <w:rFonts w:asciiTheme="majorHAnsi" w:hAnsiTheme="majorHAnsi" w:eastAsiaTheme="majorEastAsia" w:cstheme="majorBidi"/>
      <w:color w:val="2E74B5" w:themeColor="accent1" w:themeShade="BF"/>
      <w:sz w:val="26"/>
      <w:szCs w:val="26"/>
    </w:rPr>
  </w:style>
  <w:style w:type="character" w:styleId="Heading3Char" w:customStyle="1">
    <w:name w:val="Heading 3 Char"/>
    <w:basedOn w:val="DefaultParagraphFont"/>
    <w:link w:val="Heading3"/>
    <w:uiPriority w:val="9"/>
    <w:semiHidden/>
    <w:rsid w:val="00D4029C"/>
    <w:rPr>
      <w:rFonts w:asciiTheme="majorHAnsi" w:hAnsiTheme="majorHAnsi" w:eastAsiaTheme="majorEastAsia" w:cstheme="majorBidi"/>
      <w:color w:val="1F4D78" w:themeColor="accent1" w:themeShade="7F"/>
      <w:sz w:val="24"/>
      <w:szCs w:val="24"/>
    </w:rPr>
  </w:style>
  <w:style w:type="character" w:styleId="Strong">
    <w:name w:val="Strong"/>
    <w:basedOn w:val="DefaultParagraphFont"/>
    <w:uiPriority w:val="22"/>
    <w:qFormat/>
    <w:rsid w:val="00D4029C"/>
    <w:rPr>
      <w:b/>
      <w:bCs/>
    </w:rPr>
  </w:style>
  <w:style w:type="character" w:styleId="Hyperlink">
    <w:name w:val="Hyperlink"/>
    <w:basedOn w:val="DefaultParagraphFont"/>
    <w:uiPriority w:val="99"/>
    <w:unhideWhenUsed/>
    <w:rsid w:val="007C3682"/>
    <w:rPr>
      <w:color w:val="0563C1" w:themeColor="hyperlink"/>
      <w:u w:val="single"/>
    </w:rPr>
  </w:style>
  <w:style w:type="character" w:styleId="Heading4Char" w:customStyle="1">
    <w:name w:val="Heading 4 Char"/>
    <w:basedOn w:val="DefaultParagraphFont"/>
    <w:link w:val="Heading4"/>
    <w:uiPriority w:val="9"/>
    <w:semiHidden/>
    <w:rsid w:val="00BC4E3C"/>
    <w:rPr>
      <w:rFonts w:asciiTheme="majorHAnsi" w:hAnsiTheme="majorHAnsi" w:eastAsiaTheme="majorEastAsia" w:cstheme="majorBidi"/>
      <w:i/>
      <w:iCs/>
      <w:color w:val="2E74B5" w:themeColor="accent1" w:themeShade="BF"/>
      <w:sz w:val="20"/>
      <w:szCs w:val="20"/>
    </w:rPr>
  </w:style>
  <w:style w:type="character" w:styleId="Heading5Char" w:customStyle="1">
    <w:name w:val="Heading 5 Char"/>
    <w:basedOn w:val="DefaultParagraphFont"/>
    <w:link w:val="Heading5"/>
    <w:uiPriority w:val="9"/>
    <w:semiHidden/>
    <w:rsid w:val="00BC4E3C"/>
    <w:rPr>
      <w:rFonts w:asciiTheme="majorHAnsi" w:hAnsiTheme="majorHAnsi" w:eastAsiaTheme="majorEastAsia" w:cstheme="majorBidi"/>
      <w:color w:val="2E74B5" w:themeColor="accent1" w:themeShade="BF"/>
      <w:sz w:val="20"/>
      <w:szCs w:val="20"/>
    </w:rPr>
  </w:style>
  <w:style w:type="character" w:styleId="Heading6Char" w:customStyle="1">
    <w:name w:val="Heading 6 Char"/>
    <w:basedOn w:val="DefaultParagraphFont"/>
    <w:link w:val="Heading6"/>
    <w:uiPriority w:val="9"/>
    <w:semiHidden/>
    <w:rsid w:val="00BC4E3C"/>
    <w:rPr>
      <w:rFonts w:asciiTheme="majorHAnsi" w:hAnsiTheme="majorHAnsi" w:eastAsiaTheme="majorEastAsia" w:cstheme="majorBidi"/>
      <w:color w:val="1F4D78" w:themeColor="accent1" w:themeShade="7F"/>
      <w:sz w:val="20"/>
      <w:szCs w:val="20"/>
    </w:rPr>
  </w:style>
  <w:style w:type="character" w:styleId="UnresolvedMention1" w:customStyle="1">
    <w:name w:val="Unresolved Mention1"/>
    <w:basedOn w:val="DefaultParagraphFont"/>
    <w:uiPriority w:val="99"/>
    <w:semiHidden/>
    <w:unhideWhenUsed/>
    <w:rsid w:val="00BC4E3C"/>
    <w:rPr>
      <w:color w:val="605E5C"/>
      <w:shd w:val="clear" w:color="auto" w:fill="E1DFDD"/>
    </w:rPr>
  </w:style>
  <w:style w:type="character" w:styleId="UnresolvedMention">
    <w:name w:val="Unresolved Mention"/>
    <w:basedOn w:val="DefaultParagraphFont"/>
    <w:uiPriority w:val="99"/>
    <w:semiHidden/>
    <w:unhideWhenUsed/>
    <w:rsid w:val="00DD45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3198">
      <w:bodyDiv w:val="1"/>
      <w:marLeft w:val="0"/>
      <w:marRight w:val="0"/>
      <w:marTop w:val="0"/>
      <w:marBottom w:val="0"/>
      <w:divBdr>
        <w:top w:val="none" w:sz="0" w:space="0" w:color="auto"/>
        <w:left w:val="none" w:sz="0" w:space="0" w:color="auto"/>
        <w:bottom w:val="none" w:sz="0" w:space="0" w:color="auto"/>
        <w:right w:val="none" w:sz="0" w:space="0" w:color="auto"/>
      </w:divBdr>
    </w:div>
    <w:div w:id="27683424">
      <w:bodyDiv w:val="1"/>
      <w:marLeft w:val="0"/>
      <w:marRight w:val="0"/>
      <w:marTop w:val="0"/>
      <w:marBottom w:val="0"/>
      <w:divBdr>
        <w:top w:val="none" w:sz="0" w:space="0" w:color="auto"/>
        <w:left w:val="none" w:sz="0" w:space="0" w:color="auto"/>
        <w:bottom w:val="none" w:sz="0" w:space="0" w:color="auto"/>
        <w:right w:val="none" w:sz="0" w:space="0" w:color="auto"/>
      </w:divBdr>
    </w:div>
    <w:div w:id="31157400">
      <w:bodyDiv w:val="1"/>
      <w:marLeft w:val="0"/>
      <w:marRight w:val="0"/>
      <w:marTop w:val="0"/>
      <w:marBottom w:val="0"/>
      <w:divBdr>
        <w:top w:val="none" w:sz="0" w:space="0" w:color="auto"/>
        <w:left w:val="none" w:sz="0" w:space="0" w:color="auto"/>
        <w:bottom w:val="none" w:sz="0" w:space="0" w:color="auto"/>
        <w:right w:val="none" w:sz="0" w:space="0" w:color="auto"/>
      </w:divBdr>
    </w:div>
    <w:div w:id="48578112">
      <w:bodyDiv w:val="1"/>
      <w:marLeft w:val="0"/>
      <w:marRight w:val="0"/>
      <w:marTop w:val="0"/>
      <w:marBottom w:val="0"/>
      <w:divBdr>
        <w:top w:val="none" w:sz="0" w:space="0" w:color="auto"/>
        <w:left w:val="none" w:sz="0" w:space="0" w:color="auto"/>
        <w:bottom w:val="none" w:sz="0" w:space="0" w:color="auto"/>
        <w:right w:val="none" w:sz="0" w:space="0" w:color="auto"/>
      </w:divBdr>
    </w:div>
    <w:div w:id="50615236">
      <w:bodyDiv w:val="1"/>
      <w:marLeft w:val="0"/>
      <w:marRight w:val="0"/>
      <w:marTop w:val="0"/>
      <w:marBottom w:val="0"/>
      <w:divBdr>
        <w:top w:val="none" w:sz="0" w:space="0" w:color="auto"/>
        <w:left w:val="none" w:sz="0" w:space="0" w:color="auto"/>
        <w:bottom w:val="none" w:sz="0" w:space="0" w:color="auto"/>
        <w:right w:val="none" w:sz="0" w:space="0" w:color="auto"/>
      </w:divBdr>
    </w:div>
    <w:div w:id="68499139">
      <w:bodyDiv w:val="1"/>
      <w:marLeft w:val="0"/>
      <w:marRight w:val="0"/>
      <w:marTop w:val="0"/>
      <w:marBottom w:val="0"/>
      <w:divBdr>
        <w:top w:val="none" w:sz="0" w:space="0" w:color="auto"/>
        <w:left w:val="none" w:sz="0" w:space="0" w:color="auto"/>
        <w:bottom w:val="none" w:sz="0" w:space="0" w:color="auto"/>
        <w:right w:val="none" w:sz="0" w:space="0" w:color="auto"/>
      </w:divBdr>
    </w:div>
    <w:div w:id="77487216">
      <w:bodyDiv w:val="1"/>
      <w:marLeft w:val="0"/>
      <w:marRight w:val="0"/>
      <w:marTop w:val="0"/>
      <w:marBottom w:val="0"/>
      <w:divBdr>
        <w:top w:val="none" w:sz="0" w:space="0" w:color="auto"/>
        <w:left w:val="none" w:sz="0" w:space="0" w:color="auto"/>
        <w:bottom w:val="none" w:sz="0" w:space="0" w:color="auto"/>
        <w:right w:val="none" w:sz="0" w:space="0" w:color="auto"/>
      </w:divBdr>
    </w:div>
    <w:div w:id="92826577">
      <w:bodyDiv w:val="1"/>
      <w:marLeft w:val="0"/>
      <w:marRight w:val="0"/>
      <w:marTop w:val="0"/>
      <w:marBottom w:val="0"/>
      <w:divBdr>
        <w:top w:val="none" w:sz="0" w:space="0" w:color="auto"/>
        <w:left w:val="none" w:sz="0" w:space="0" w:color="auto"/>
        <w:bottom w:val="none" w:sz="0" w:space="0" w:color="auto"/>
        <w:right w:val="none" w:sz="0" w:space="0" w:color="auto"/>
      </w:divBdr>
    </w:div>
    <w:div w:id="104812381">
      <w:bodyDiv w:val="1"/>
      <w:marLeft w:val="0"/>
      <w:marRight w:val="0"/>
      <w:marTop w:val="0"/>
      <w:marBottom w:val="0"/>
      <w:divBdr>
        <w:top w:val="none" w:sz="0" w:space="0" w:color="auto"/>
        <w:left w:val="none" w:sz="0" w:space="0" w:color="auto"/>
        <w:bottom w:val="none" w:sz="0" w:space="0" w:color="auto"/>
        <w:right w:val="none" w:sz="0" w:space="0" w:color="auto"/>
      </w:divBdr>
    </w:div>
    <w:div w:id="106049619">
      <w:bodyDiv w:val="1"/>
      <w:marLeft w:val="0"/>
      <w:marRight w:val="0"/>
      <w:marTop w:val="0"/>
      <w:marBottom w:val="0"/>
      <w:divBdr>
        <w:top w:val="none" w:sz="0" w:space="0" w:color="auto"/>
        <w:left w:val="none" w:sz="0" w:space="0" w:color="auto"/>
        <w:bottom w:val="none" w:sz="0" w:space="0" w:color="auto"/>
        <w:right w:val="none" w:sz="0" w:space="0" w:color="auto"/>
      </w:divBdr>
    </w:div>
    <w:div w:id="124350283">
      <w:bodyDiv w:val="1"/>
      <w:marLeft w:val="0"/>
      <w:marRight w:val="0"/>
      <w:marTop w:val="0"/>
      <w:marBottom w:val="0"/>
      <w:divBdr>
        <w:top w:val="none" w:sz="0" w:space="0" w:color="auto"/>
        <w:left w:val="none" w:sz="0" w:space="0" w:color="auto"/>
        <w:bottom w:val="none" w:sz="0" w:space="0" w:color="auto"/>
        <w:right w:val="none" w:sz="0" w:space="0" w:color="auto"/>
      </w:divBdr>
    </w:div>
    <w:div w:id="136578338">
      <w:bodyDiv w:val="1"/>
      <w:marLeft w:val="0"/>
      <w:marRight w:val="0"/>
      <w:marTop w:val="0"/>
      <w:marBottom w:val="0"/>
      <w:divBdr>
        <w:top w:val="none" w:sz="0" w:space="0" w:color="auto"/>
        <w:left w:val="none" w:sz="0" w:space="0" w:color="auto"/>
        <w:bottom w:val="none" w:sz="0" w:space="0" w:color="auto"/>
        <w:right w:val="none" w:sz="0" w:space="0" w:color="auto"/>
      </w:divBdr>
      <w:divsChild>
        <w:div w:id="1253589871">
          <w:marLeft w:val="0"/>
          <w:marRight w:val="0"/>
          <w:marTop w:val="0"/>
          <w:marBottom w:val="0"/>
          <w:divBdr>
            <w:top w:val="none" w:sz="0" w:space="0" w:color="auto"/>
            <w:left w:val="none" w:sz="0" w:space="0" w:color="auto"/>
            <w:bottom w:val="none" w:sz="0" w:space="0" w:color="auto"/>
            <w:right w:val="none" w:sz="0" w:space="0" w:color="auto"/>
          </w:divBdr>
          <w:divsChild>
            <w:div w:id="1593657628">
              <w:marLeft w:val="0"/>
              <w:marRight w:val="0"/>
              <w:marTop w:val="0"/>
              <w:marBottom w:val="0"/>
              <w:divBdr>
                <w:top w:val="none" w:sz="0" w:space="0" w:color="auto"/>
                <w:left w:val="none" w:sz="0" w:space="0" w:color="auto"/>
                <w:bottom w:val="none" w:sz="0" w:space="0" w:color="auto"/>
                <w:right w:val="none" w:sz="0" w:space="0" w:color="auto"/>
              </w:divBdr>
              <w:divsChild>
                <w:div w:id="2032805196">
                  <w:marLeft w:val="0"/>
                  <w:marRight w:val="0"/>
                  <w:marTop w:val="0"/>
                  <w:marBottom w:val="0"/>
                  <w:divBdr>
                    <w:top w:val="none" w:sz="0" w:space="0" w:color="auto"/>
                    <w:left w:val="none" w:sz="0" w:space="0" w:color="auto"/>
                    <w:bottom w:val="none" w:sz="0" w:space="0" w:color="auto"/>
                    <w:right w:val="none" w:sz="0" w:space="0" w:color="auto"/>
                  </w:divBdr>
                  <w:divsChild>
                    <w:div w:id="1156873625">
                      <w:marLeft w:val="0"/>
                      <w:marRight w:val="0"/>
                      <w:marTop w:val="0"/>
                      <w:marBottom w:val="0"/>
                      <w:divBdr>
                        <w:top w:val="none" w:sz="0" w:space="0" w:color="auto"/>
                        <w:left w:val="none" w:sz="0" w:space="0" w:color="auto"/>
                        <w:bottom w:val="none" w:sz="0" w:space="0" w:color="auto"/>
                        <w:right w:val="none" w:sz="0" w:space="0" w:color="auto"/>
                      </w:divBdr>
                      <w:divsChild>
                        <w:div w:id="1397510798">
                          <w:marLeft w:val="0"/>
                          <w:marRight w:val="0"/>
                          <w:marTop w:val="0"/>
                          <w:marBottom w:val="0"/>
                          <w:divBdr>
                            <w:top w:val="none" w:sz="0" w:space="0" w:color="auto"/>
                            <w:left w:val="none" w:sz="0" w:space="0" w:color="auto"/>
                            <w:bottom w:val="none" w:sz="0" w:space="0" w:color="auto"/>
                            <w:right w:val="none" w:sz="0" w:space="0" w:color="auto"/>
                          </w:divBdr>
                          <w:divsChild>
                            <w:div w:id="136081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69227">
      <w:bodyDiv w:val="1"/>
      <w:marLeft w:val="0"/>
      <w:marRight w:val="0"/>
      <w:marTop w:val="0"/>
      <w:marBottom w:val="0"/>
      <w:divBdr>
        <w:top w:val="none" w:sz="0" w:space="0" w:color="auto"/>
        <w:left w:val="none" w:sz="0" w:space="0" w:color="auto"/>
        <w:bottom w:val="none" w:sz="0" w:space="0" w:color="auto"/>
        <w:right w:val="none" w:sz="0" w:space="0" w:color="auto"/>
      </w:divBdr>
    </w:div>
    <w:div w:id="148517913">
      <w:bodyDiv w:val="1"/>
      <w:marLeft w:val="0"/>
      <w:marRight w:val="0"/>
      <w:marTop w:val="0"/>
      <w:marBottom w:val="0"/>
      <w:divBdr>
        <w:top w:val="none" w:sz="0" w:space="0" w:color="auto"/>
        <w:left w:val="none" w:sz="0" w:space="0" w:color="auto"/>
        <w:bottom w:val="none" w:sz="0" w:space="0" w:color="auto"/>
        <w:right w:val="none" w:sz="0" w:space="0" w:color="auto"/>
      </w:divBdr>
    </w:div>
    <w:div w:id="149372310">
      <w:bodyDiv w:val="1"/>
      <w:marLeft w:val="0"/>
      <w:marRight w:val="0"/>
      <w:marTop w:val="0"/>
      <w:marBottom w:val="0"/>
      <w:divBdr>
        <w:top w:val="none" w:sz="0" w:space="0" w:color="auto"/>
        <w:left w:val="none" w:sz="0" w:space="0" w:color="auto"/>
        <w:bottom w:val="none" w:sz="0" w:space="0" w:color="auto"/>
        <w:right w:val="none" w:sz="0" w:space="0" w:color="auto"/>
      </w:divBdr>
    </w:div>
    <w:div w:id="154225788">
      <w:bodyDiv w:val="1"/>
      <w:marLeft w:val="0"/>
      <w:marRight w:val="0"/>
      <w:marTop w:val="0"/>
      <w:marBottom w:val="0"/>
      <w:divBdr>
        <w:top w:val="none" w:sz="0" w:space="0" w:color="auto"/>
        <w:left w:val="none" w:sz="0" w:space="0" w:color="auto"/>
        <w:bottom w:val="none" w:sz="0" w:space="0" w:color="auto"/>
        <w:right w:val="none" w:sz="0" w:space="0" w:color="auto"/>
      </w:divBdr>
    </w:div>
    <w:div w:id="169298443">
      <w:bodyDiv w:val="1"/>
      <w:marLeft w:val="0"/>
      <w:marRight w:val="0"/>
      <w:marTop w:val="0"/>
      <w:marBottom w:val="0"/>
      <w:divBdr>
        <w:top w:val="none" w:sz="0" w:space="0" w:color="auto"/>
        <w:left w:val="none" w:sz="0" w:space="0" w:color="auto"/>
        <w:bottom w:val="none" w:sz="0" w:space="0" w:color="auto"/>
        <w:right w:val="none" w:sz="0" w:space="0" w:color="auto"/>
      </w:divBdr>
    </w:div>
    <w:div w:id="170533162">
      <w:bodyDiv w:val="1"/>
      <w:marLeft w:val="0"/>
      <w:marRight w:val="0"/>
      <w:marTop w:val="0"/>
      <w:marBottom w:val="0"/>
      <w:divBdr>
        <w:top w:val="none" w:sz="0" w:space="0" w:color="auto"/>
        <w:left w:val="none" w:sz="0" w:space="0" w:color="auto"/>
        <w:bottom w:val="none" w:sz="0" w:space="0" w:color="auto"/>
        <w:right w:val="none" w:sz="0" w:space="0" w:color="auto"/>
      </w:divBdr>
      <w:divsChild>
        <w:div w:id="872033363">
          <w:marLeft w:val="0"/>
          <w:marRight w:val="0"/>
          <w:marTop w:val="0"/>
          <w:marBottom w:val="0"/>
          <w:divBdr>
            <w:top w:val="none" w:sz="0" w:space="0" w:color="auto"/>
            <w:left w:val="none" w:sz="0" w:space="0" w:color="auto"/>
            <w:bottom w:val="none" w:sz="0" w:space="0" w:color="auto"/>
            <w:right w:val="none" w:sz="0" w:space="0" w:color="auto"/>
          </w:divBdr>
          <w:divsChild>
            <w:div w:id="2057855007">
              <w:marLeft w:val="0"/>
              <w:marRight w:val="0"/>
              <w:marTop w:val="0"/>
              <w:marBottom w:val="0"/>
              <w:divBdr>
                <w:top w:val="none" w:sz="0" w:space="0" w:color="auto"/>
                <w:left w:val="none" w:sz="0" w:space="0" w:color="auto"/>
                <w:bottom w:val="none" w:sz="0" w:space="0" w:color="auto"/>
                <w:right w:val="none" w:sz="0" w:space="0" w:color="auto"/>
              </w:divBdr>
              <w:divsChild>
                <w:div w:id="1190996408">
                  <w:marLeft w:val="0"/>
                  <w:marRight w:val="0"/>
                  <w:marTop w:val="0"/>
                  <w:marBottom w:val="0"/>
                  <w:divBdr>
                    <w:top w:val="none" w:sz="0" w:space="0" w:color="auto"/>
                    <w:left w:val="none" w:sz="0" w:space="0" w:color="auto"/>
                    <w:bottom w:val="none" w:sz="0" w:space="0" w:color="auto"/>
                    <w:right w:val="none" w:sz="0" w:space="0" w:color="auto"/>
                  </w:divBdr>
                  <w:divsChild>
                    <w:div w:id="1441993087">
                      <w:marLeft w:val="0"/>
                      <w:marRight w:val="0"/>
                      <w:marTop w:val="0"/>
                      <w:marBottom w:val="0"/>
                      <w:divBdr>
                        <w:top w:val="none" w:sz="0" w:space="0" w:color="auto"/>
                        <w:left w:val="none" w:sz="0" w:space="0" w:color="auto"/>
                        <w:bottom w:val="none" w:sz="0" w:space="0" w:color="auto"/>
                        <w:right w:val="none" w:sz="0" w:space="0" w:color="auto"/>
                      </w:divBdr>
                      <w:divsChild>
                        <w:div w:id="1396902531">
                          <w:marLeft w:val="0"/>
                          <w:marRight w:val="0"/>
                          <w:marTop w:val="0"/>
                          <w:marBottom w:val="0"/>
                          <w:divBdr>
                            <w:top w:val="none" w:sz="0" w:space="0" w:color="auto"/>
                            <w:left w:val="none" w:sz="0" w:space="0" w:color="auto"/>
                            <w:bottom w:val="none" w:sz="0" w:space="0" w:color="auto"/>
                            <w:right w:val="none" w:sz="0" w:space="0" w:color="auto"/>
                          </w:divBdr>
                          <w:divsChild>
                            <w:div w:id="14300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73171">
      <w:bodyDiv w:val="1"/>
      <w:marLeft w:val="0"/>
      <w:marRight w:val="0"/>
      <w:marTop w:val="0"/>
      <w:marBottom w:val="0"/>
      <w:divBdr>
        <w:top w:val="none" w:sz="0" w:space="0" w:color="auto"/>
        <w:left w:val="none" w:sz="0" w:space="0" w:color="auto"/>
        <w:bottom w:val="none" w:sz="0" w:space="0" w:color="auto"/>
        <w:right w:val="none" w:sz="0" w:space="0" w:color="auto"/>
      </w:divBdr>
    </w:div>
    <w:div w:id="222765504">
      <w:bodyDiv w:val="1"/>
      <w:marLeft w:val="0"/>
      <w:marRight w:val="0"/>
      <w:marTop w:val="0"/>
      <w:marBottom w:val="0"/>
      <w:divBdr>
        <w:top w:val="none" w:sz="0" w:space="0" w:color="auto"/>
        <w:left w:val="none" w:sz="0" w:space="0" w:color="auto"/>
        <w:bottom w:val="none" w:sz="0" w:space="0" w:color="auto"/>
        <w:right w:val="none" w:sz="0" w:space="0" w:color="auto"/>
      </w:divBdr>
    </w:div>
    <w:div w:id="223806618">
      <w:bodyDiv w:val="1"/>
      <w:marLeft w:val="0"/>
      <w:marRight w:val="0"/>
      <w:marTop w:val="0"/>
      <w:marBottom w:val="0"/>
      <w:divBdr>
        <w:top w:val="none" w:sz="0" w:space="0" w:color="auto"/>
        <w:left w:val="none" w:sz="0" w:space="0" w:color="auto"/>
        <w:bottom w:val="none" w:sz="0" w:space="0" w:color="auto"/>
        <w:right w:val="none" w:sz="0" w:space="0" w:color="auto"/>
      </w:divBdr>
    </w:div>
    <w:div w:id="278027573">
      <w:bodyDiv w:val="1"/>
      <w:marLeft w:val="0"/>
      <w:marRight w:val="0"/>
      <w:marTop w:val="0"/>
      <w:marBottom w:val="0"/>
      <w:divBdr>
        <w:top w:val="none" w:sz="0" w:space="0" w:color="auto"/>
        <w:left w:val="none" w:sz="0" w:space="0" w:color="auto"/>
        <w:bottom w:val="none" w:sz="0" w:space="0" w:color="auto"/>
        <w:right w:val="none" w:sz="0" w:space="0" w:color="auto"/>
      </w:divBdr>
    </w:div>
    <w:div w:id="279262133">
      <w:bodyDiv w:val="1"/>
      <w:marLeft w:val="0"/>
      <w:marRight w:val="0"/>
      <w:marTop w:val="0"/>
      <w:marBottom w:val="0"/>
      <w:divBdr>
        <w:top w:val="none" w:sz="0" w:space="0" w:color="auto"/>
        <w:left w:val="none" w:sz="0" w:space="0" w:color="auto"/>
        <w:bottom w:val="none" w:sz="0" w:space="0" w:color="auto"/>
        <w:right w:val="none" w:sz="0" w:space="0" w:color="auto"/>
      </w:divBdr>
    </w:div>
    <w:div w:id="295722546">
      <w:bodyDiv w:val="1"/>
      <w:marLeft w:val="0"/>
      <w:marRight w:val="0"/>
      <w:marTop w:val="0"/>
      <w:marBottom w:val="0"/>
      <w:divBdr>
        <w:top w:val="none" w:sz="0" w:space="0" w:color="auto"/>
        <w:left w:val="none" w:sz="0" w:space="0" w:color="auto"/>
        <w:bottom w:val="none" w:sz="0" w:space="0" w:color="auto"/>
        <w:right w:val="none" w:sz="0" w:space="0" w:color="auto"/>
      </w:divBdr>
    </w:div>
    <w:div w:id="329985380">
      <w:bodyDiv w:val="1"/>
      <w:marLeft w:val="0"/>
      <w:marRight w:val="0"/>
      <w:marTop w:val="0"/>
      <w:marBottom w:val="0"/>
      <w:divBdr>
        <w:top w:val="none" w:sz="0" w:space="0" w:color="auto"/>
        <w:left w:val="none" w:sz="0" w:space="0" w:color="auto"/>
        <w:bottom w:val="none" w:sz="0" w:space="0" w:color="auto"/>
        <w:right w:val="none" w:sz="0" w:space="0" w:color="auto"/>
      </w:divBdr>
    </w:div>
    <w:div w:id="331839531">
      <w:bodyDiv w:val="1"/>
      <w:marLeft w:val="0"/>
      <w:marRight w:val="0"/>
      <w:marTop w:val="0"/>
      <w:marBottom w:val="0"/>
      <w:divBdr>
        <w:top w:val="none" w:sz="0" w:space="0" w:color="auto"/>
        <w:left w:val="none" w:sz="0" w:space="0" w:color="auto"/>
        <w:bottom w:val="none" w:sz="0" w:space="0" w:color="auto"/>
        <w:right w:val="none" w:sz="0" w:space="0" w:color="auto"/>
      </w:divBdr>
    </w:div>
    <w:div w:id="336927981">
      <w:bodyDiv w:val="1"/>
      <w:marLeft w:val="0"/>
      <w:marRight w:val="0"/>
      <w:marTop w:val="0"/>
      <w:marBottom w:val="0"/>
      <w:divBdr>
        <w:top w:val="none" w:sz="0" w:space="0" w:color="auto"/>
        <w:left w:val="none" w:sz="0" w:space="0" w:color="auto"/>
        <w:bottom w:val="none" w:sz="0" w:space="0" w:color="auto"/>
        <w:right w:val="none" w:sz="0" w:space="0" w:color="auto"/>
      </w:divBdr>
    </w:div>
    <w:div w:id="345600808">
      <w:bodyDiv w:val="1"/>
      <w:marLeft w:val="0"/>
      <w:marRight w:val="0"/>
      <w:marTop w:val="0"/>
      <w:marBottom w:val="0"/>
      <w:divBdr>
        <w:top w:val="none" w:sz="0" w:space="0" w:color="auto"/>
        <w:left w:val="none" w:sz="0" w:space="0" w:color="auto"/>
        <w:bottom w:val="none" w:sz="0" w:space="0" w:color="auto"/>
        <w:right w:val="none" w:sz="0" w:space="0" w:color="auto"/>
      </w:divBdr>
    </w:div>
    <w:div w:id="371266675">
      <w:bodyDiv w:val="1"/>
      <w:marLeft w:val="0"/>
      <w:marRight w:val="0"/>
      <w:marTop w:val="0"/>
      <w:marBottom w:val="0"/>
      <w:divBdr>
        <w:top w:val="none" w:sz="0" w:space="0" w:color="auto"/>
        <w:left w:val="none" w:sz="0" w:space="0" w:color="auto"/>
        <w:bottom w:val="none" w:sz="0" w:space="0" w:color="auto"/>
        <w:right w:val="none" w:sz="0" w:space="0" w:color="auto"/>
      </w:divBdr>
    </w:div>
    <w:div w:id="394282561">
      <w:bodyDiv w:val="1"/>
      <w:marLeft w:val="0"/>
      <w:marRight w:val="0"/>
      <w:marTop w:val="0"/>
      <w:marBottom w:val="0"/>
      <w:divBdr>
        <w:top w:val="none" w:sz="0" w:space="0" w:color="auto"/>
        <w:left w:val="none" w:sz="0" w:space="0" w:color="auto"/>
        <w:bottom w:val="none" w:sz="0" w:space="0" w:color="auto"/>
        <w:right w:val="none" w:sz="0" w:space="0" w:color="auto"/>
      </w:divBdr>
    </w:div>
    <w:div w:id="403841875">
      <w:bodyDiv w:val="1"/>
      <w:marLeft w:val="0"/>
      <w:marRight w:val="0"/>
      <w:marTop w:val="0"/>
      <w:marBottom w:val="0"/>
      <w:divBdr>
        <w:top w:val="none" w:sz="0" w:space="0" w:color="auto"/>
        <w:left w:val="none" w:sz="0" w:space="0" w:color="auto"/>
        <w:bottom w:val="none" w:sz="0" w:space="0" w:color="auto"/>
        <w:right w:val="none" w:sz="0" w:space="0" w:color="auto"/>
      </w:divBdr>
    </w:div>
    <w:div w:id="407460845">
      <w:bodyDiv w:val="1"/>
      <w:marLeft w:val="0"/>
      <w:marRight w:val="0"/>
      <w:marTop w:val="0"/>
      <w:marBottom w:val="0"/>
      <w:divBdr>
        <w:top w:val="none" w:sz="0" w:space="0" w:color="auto"/>
        <w:left w:val="none" w:sz="0" w:space="0" w:color="auto"/>
        <w:bottom w:val="none" w:sz="0" w:space="0" w:color="auto"/>
        <w:right w:val="none" w:sz="0" w:space="0" w:color="auto"/>
      </w:divBdr>
    </w:div>
    <w:div w:id="438263541">
      <w:bodyDiv w:val="1"/>
      <w:marLeft w:val="0"/>
      <w:marRight w:val="0"/>
      <w:marTop w:val="0"/>
      <w:marBottom w:val="0"/>
      <w:divBdr>
        <w:top w:val="none" w:sz="0" w:space="0" w:color="auto"/>
        <w:left w:val="none" w:sz="0" w:space="0" w:color="auto"/>
        <w:bottom w:val="none" w:sz="0" w:space="0" w:color="auto"/>
        <w:right w:val="none" w:sz="0" w:space="0" w:color="auto"/>
      </w:divBdr>
    </w:div>
    <w:div w:id="439882069">
      <w:bodyDiv w:val="1"/>
      <w:marLeft w:val="0"/>
      <w:marRight w:val="0"/>
      <w:marTop w:val="0"/>
      <w:marBottom w:val="0"/>
      <w:divBdr>
        <w:top w:val="none" w:sz="0" w:space="0" w:color="auto"/>
        <w:left w:val="none" w:sz="0" w:space="0" w:color="auto"/>
        <w:bottom w:val="none" w:sz="0" w:space="0" w:color="auto"/>
        <w:right w:val="none" w:sz="0" w:space="0" w:color="auto"/>
      </w:divBdr>
    </w:div>
    <w:div w:id="451443909">
      <w:bodyDiv w:val="1"/>
      <w:marLeft w:val="0"/>
      <w:marRight w:val="0"/>
      <w:marTop w:val="0"/>
      <w:marBottom w:val="0"/>
      <w:divBdr>
        <w:top w:val="none" w:sz="0" w:space="0" w:color="auto"/>
        <w:left w:val="none" w:sz="0" w:space="0" w:color="auto"/>
        <w:bottom w:val="none" w:sz="0" w:space="0" w:color="auto"/>
        <w:right w:val="none" w:sz="0" w:space="0" w:color="auto"/>
      </w:divBdr>
    </w:div>
    <w:div w:id="459495128">
      <w:bodyDiv w:val="1"/>
      <w:marLeft w:val="0"/>
      <w:marRight w:val="0"/>
      <w:marTop w:val="0"/>
      <w:marBottom w:val="0"/>
      <w:divBdr>
        <w:top w:val="none" w:sz="0" w:space="0" w:color="auto"/>
        <w:left w:val="none" w:sz="0" w:space="0" w:color="auto"/>
        <w:bottom w:val="none" w:sz="0" w:space="0" w:color="auto"/>
        <w:right w:val="none" w:sz="0" w:space="0" w:color="auto"/>
      </w:divBdr>
    </w:div>
    <w:div w:id="474835848">
      <w:bodyDiv w:val="1"/>
      <w:marLeft w:val="0"/>
      <w:marRight w:val="0"/>
      <w:marTop w:val="0"/>
      <w:marBottom w:val="0"/>
      <w:divBdr>
        <w:top w:val="none" w:sz="0" w:space="0" w:color="auto"/>
        <w:left w:val="none" w:sz="0" w:space="0" w:color="auto"/>
        <w:bottom w:val="none" w:sz="0" w:space="0" w:color="auto"/>
        <w:right w:val="none" w:sz="0" w:space="0" w:color="auto"/>
      </w:divBdr>
    </w:div>
    <w:div w:id="475529379">
      <w:bodyDiv w:val="1"/>
      <w:marLeft w:val="0"/>
      <w:marRight w:val="0"/>
      <w:marTop w:val="0"/>
      <w:marBottom w:val="0"/>
      <w:divBdr>
        <w:top w:val="none" w:sz="0" w:space="0" w:color="auto"/>
        <w:left w:val="none" w:sz="0" w:space="0" w:color="auto"/>
        <w:bottom w:val="none" w:sz="0" w:space="0" w:color="auto"/>
        <w:right w:val="none" w:sz="0" w:space="0" w:color="auto"/>
      </w:divBdr>
    </w:div>
    <w:div w:id="493492073">
      <w:bodyDiv w:val="1"/>
      <w:marLeft w:val="0"/>
      <w:marRight w:val="0"/>
      <w:marTop w:val="0"/>
      <w:marBottom w:val="0"/>
      <w:divBdr>
        <w:top w:val="none" w:sz="0" w:space="0" w:color="auto"/>
        <w:left w:val="none" w:sz="0" w:space="0" w:color="auto"/>
        <w:bottom w:val="none" w:sz="0" w:space="0" w:color="auto"/>
        <w:right w:val="none" w:sz="0" w:space="0" w:color="auto"/>
      </w:divBdr>
    </w:div>
    <w:div w:id="498424505">
      <w:bodyDiv w:val="1"/>
      <w:marLeft w:val="0"/>
      <w:marRight w:val="0"/>
      <w:marTop w:val="0"/>
      <w:marBottom w:val="0"/>
      <w:divBdr>
        <w:top w:val="none" w:sz="0" w:space="0" w:color="auto"/>
        <w:left w:val="none" w:sz="0" w:space="0" w:color="auto"/>
        <w:bottom w:val="none" w:sz="0" w:space="0" w:color="auto"/>
        <w:right w:val="none" w:sz="0" w:space="0" w:color="auto"/>
      </w:divBdr>
    </w:div>
    <w:div w:id="506139402">
      <w:bodyDiv w:val="1"/>
      <w:marLeft w:val="0"/>
      <w:marRight w:val="0"/>
      <w:marTop w:val="0"/>
      <w:marBottom w:val="0"/>
      <w:divBdr>
        <w:top w:val="none" w:sz="0" w:space="0" w:color="auto"/>
        <w:left w:val="none" w:sz="0" w:space="0" w:color="auto"/>
        <w:bottom w:val="none" w:sz="0" w:space="0" w:color="auto"/>
        <w:right w:val="none" w:sz="0" w:space="0" w:color="auto"/>
      </w:divBdr>
    </w:div>
    <w:div w:id="516577779">
      <w:bodyDiv w:val="1"/>
      <w:marLeft w:val="0"/>
      <w:marRight w:val="0"/>
      <w:marTop w:val="0"/>
      <w:marBottom w:val="0"/>
      <w:divBdr>
        <w:top w:val="none" w:sz="0" w:space="0" w:color="auto"/>
        <w:left w:val="none" w:sz="0" w:space="0" w:color="auto"/>
        <w:bottom w:val="none" w:sz="0" w:space="0" w:color="auto"/>
        <w:right w:val="none" w:sz="0" w:space="0" w:color="auto"/>
      </w:divBdr>
    </w:div>
    <w:div w:id="530611896">
      <w:bodyDiv w:val="1"/>
      <w:marLeft w:val="0"/>
      <w:marRight w:val="0"/>
      <w:marTop w:val="0"/>
      <w:marBottom w:val="0"/>
      <w:divBdr>
        <w:top w:val="none" w:sz="0" w:space="0" w:color="auto"/>
        <w:left w:val="none" w:sz="0" w:space="0" w:color="auto"/>
        <w:bottom w:val="none" w:sz="0" w:space="0" w:color="auto"/>
        <w:right w:val="none" w:sz="0" w:space="0" w:color="auto"/>
      </w:divBdr>
      <w:divsChild>
        <w:div w:id="1994093825">
          <w:marLeft w:val="0"/>
          <w:marRight w:val="0"/>
          <w:marTop w:val="0"/>
          <w:marBottom w:val="0"/>
          <w:divBdr>
            <w:top w:val="none" w:sz="0" w:space="0" w:color="auto"/>
            <w:left w:val="none" w:sz="0" w:space="0" w:color="auto"/>
            <w:bottom w:val="none" w:sz="0" w:space="0" w:color="auto"/>
            <w:right w:val="none" w:sz="0" w:space="0" w:color="auto"/>
          </w:divBdr>
          <w:divsChild>
            <w:div w:id="397752027">
              <w:marLeft w:val="0"/>
              <w:marRight w:val="0"/>
              <w:marTop w:val="0"/>
              <w:marBottom w:val="0"/>
              <w:divBdr>
                <w:top w:val="none" w:sz="0" w:space="0" w:color="auto"/>
                <w:left w:val="none" w:sz="0" w:space="0" w:color="auto"/>
                <w:bottom w:val="none" w:sz="0" w:space="0" w:color="auto"/>
                <w:right w:val="none" w:sz="0" w:space="0" w:color="auto"/>
              </w:divBdr>
            </w:div>
          </w:divsChild>
        </w:div>
        <w:div w:id="1806970304">
          <w:marLeft w:val="0"/>
          <w:marRight w:val="0"/>
          <w:marTop w:val="0"/>
          <w:marBottom w:val="0"/>
          <w:divBdr>
            <w:top w:val="none" w:sz="0" w:space="0" w:color="auto"/>
            <w:left w:val="none" w:sz="0" w:space="0" w:color="auto"/>
            <w:bottom w:val="none" w:sz="0" w:space="0" w:color="auto"/>
            <w:right w:val="none" w:sz="0" w:space="0" w:color="auto"/>
          </w:divBdr>
          <w:divsChild>
            <w:div w:id="60018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677504">
      <w:bodyDiv w:val="1"/>
      <w:marLeft w:val="0"/>
      <w:marRight w:val="0"/>
      <w:marTop w:val="0"/>
      <w:marBottom w:val="0"/>
      <w:divBdr>
        <w:top w:val="none" w:sz="0" w:space="0" w:color="auto"/>
        <w:left w:val="none" w:sz="0" w:space="0" w:color="auto"/>
        <w:bottom w:val="none" w:sz="0" w:space="0" w:color="auto"/>
        <w:right w:val="none" w:sz="0" w:space="0" w:color="auto"/>
      </w:divBdr>
    </w:div>
    <w:div w:id="598024923">
      <w:bodyDiv w:val="1"/>
      <w:marLeft w:val="0"/>
      <w:marRight w:val="0"/>
      <w:marTop w:val="0"/>
      <w:marBottom w:val="0"/>
      <w:divBdr>
        <w:top w:val="none" w:sz="0" w:space="0" w:color="auto"/>
        <w:left w:val="none" w:sz="0" w:space="0" w:color="auto"/>
        <w:bottom w:val="none" w:sz="0" w:space="0" w:color="auto"/>
        <w:right w:val="none" w:sz="0" w:space="0" w:color="auto"/>
      </w:divBdr>
    </w:div>
    <w:div w:id="603418302">
      <w:bodyDiv w:val="1"/>
      <w:marLeft w:val="0"/>
      <w:marRight w:val="0"/>
      <w:marTop w:val="0"/>
      <w:marBottom w:val="0"/>
      <w:divBdr>
        <w:top w:val="none" w:sz="0" w:space="0" w:color="auto"/>
        <w:left w:val="none" w:sz="0" w:space="0" w:color="auto"/>
        <w:bottom w:val="none" w:sz="0" w:space="0" w:color="auto"/>
        <w:right w:val="none" w:sz="0" w:space="0" w:color="auto"/>
      </w:divBdr>
    </w:div>
    <w:div w:id="605960974">
      <w:bodyDiv w:val="1"/>
      <w:marLeft w:val="0"/>
      <w:marRight w:val="0"/>
      <w:marTop w:val="0"/>
      <w:marBottom w:val="0"/>
      <w:divBdr>
        <w:top w:val="none" w:sz="0" w:space="0" w:color="auto"/>
        <w:left w:val="none" w:sz="0" w:space="0" w:color="auto"/>
        <w:bottom w:val="none" w:sz="0" w:space="0" w:color="auto"/>
        <w:right w:val="none" w:sz="0" w:space="0" w:color="auto"/>
      </w:divBdr>
    </w:div>
    <w:div w:id="608853437">
      <w:bodyDiv w:val="1"/>
      <w:marLeft w:val="0"/>
      <w:marRight w:val="0"/>
      <w:marTop w:val="0"/>
      <w:marBottom w:val="0"/>
      <w:divBdr>
        <w:top w:val="none" w:sz="0" w:space="0" w:color="auto"/>
        <w:left w:val="none" w:sz="0" w:space="0" w:color="auto"/>
        <w:bottom w:val="none" w:sz="0" w:space="0" w:color="auto"/>
        <w:right w:val="none" w:sz="0" w:space="0" w:color="auto"/>
      </w:divBdr>
    </w:div>
    <w:div w:id="610012190">
      <w:bodyDiv w:val="1"/>
      <w:marLeft w:val="0"/>
      <w:marRight w:val="0"/>
      <w:marTop w:val="0"/>
      <w:marBottom w:val="0"/>
      <w:divBdr>
        <w:top w:val="none" w:sz="0" w:space="0" w:color="auto"/>
        <w:left w:val="none" w:sz="0" w:space="0" w:color="auto"/>
        <w:bottom w:val="none" w:sz="0" w:space="0" w:color="auto"/>
        <w:right w:val="none" w:sz="0" w:space="0" w:color="auto"/>
      </w:divBdr>
    </w:div>
    <w:div w:id="611592085">
      <w:bodyDiv w:val="1"/>
      <w:marLeft w:val="0"/>
      <w:marRight w:val="0"/>
      <w:marTop w:val="0"/>
      <w:marBottom w:val="0"/>
      <w:divBdr>
        <w:top w:val="none" w:sz="0" w:space="0" w:color="auto"/>
        <w:left w:val="none" w:sz="0" w:space="0" w:color="auto"/>
        <w:bottom w:val="none" w:sz="0" w:space="0" w:color="auto"/>
        <w:right w:val="none" w:sz="0" w:space="0" w:color="auto"/>
      </w:divBdr>
    </w:div>
    <w:div w:id="612130347">
      <w:bodyDiv w:val="1"/>
      <w:marLeft w:val="0"/>
      <w:marRight w:val="0"/>
      <w:marTop w:val="0"/>
      <w:marBottom w:val="0"/>
      <w:divBdr>
        <w:top w:val="none" w:sz="0" w:space="0" w:color="auto"/>
        <w:left w:val="none" w:sz="0" w:space="0" w:color="auto"/>
        <w:bottom w:val="none" w:sz="0" w:space="0" w:color="auto"/>
        <w:right w:val="none" w:sz="0" w:space="0" w:color="auto"/>
      </w:divBdr>
    </w:div>
    <w:div w:id="612369846">
      <w:bodyDiv w:val="1"/>
      <w:marLeft w:val="0"/>
      <w:marRight w:val="0"/>
      <w:marTop w:val="0"/>
      <w:marBottom w:val="0"/>
      <w:divBdr>
        <w:top w:val="none" w:sz="0" w:space="0" w:color="auto"/>
        <w:left w:val="none" w:sz="0" w:space="0" w:color="auto"/>
        <w:bottom w:val="none" w:sz="0" w:space="0" w:color="auto"/>
        <w:right w:val="none" w:sz="0" w:space="0" w:color="auto"/>
      </w:divBdr>
    </w:div>
    <w:div w:id="615450405">
      <w:bodyDiv w:val="1"/>
      <w:marLeft w:val="0"/>
      <w:marRight w:val="0"/>
      <w:marTop w:val="0"/>
      <w:marBottom w:val="0"/>
      <w:divBdr>
        <w:top w:val="none" w:sz="0" w:space="0" w:color="auto"/>
        <w:left w:val="none" w:sz="0" w:space="0" w:color="auto"/>
        <w:bottom w:val="none" w:sz="0" w:space="0" w:color="auto"/>
        <w:right w:val="none" w:sz="0" w:space="0" w:color="auto"/>
      </w:divBdr>
    </w:div>
    <w:div w:id="629358073">
      <w:bodyDiv w:val="1"/>
      <w:marLeft w:val="0"/>
      <w:marRight w:val="0"/>
      <w:marTop w:val="0"/>
      <w:marBottom w:val="0"/>
      <w:divBdr>
        <w:top w:val="none" w:sz="0" w:space="0" w:color="auto"/>
        <w:left w:val="none" w:sz="0" w:space="0" w:color="auto"/>
        <w:bottom w:val="none" w:sz="0" w:space="0" w:color="auto"/>
        <w:right w:val="none" w:sz="0" w:space="0" w:color="auto"/>
      </w:divBdr>
    </w:div>
    <w:div w:id="635263002">
      <w:bodyDiv w:val="1"/>
      <w:marLeft w:val="0"/>
      <w:marRight w:val="0"/>
      <w:marTop w:val="0"/>
      <w:marBottom w:val="0"/>
      <w:divBdr>
        <w:top w:val="none" w:sz="0" w:space="0" w:color="auto"/>
        <w:left w:val="none" w:sz="0" w:space="0" w:color="auto"/>
        <w:bottom w:val="none" w:sz="0" w:space="0" w:color="auto"/>
        <w:right w:val="none" w:sz="0" w:space="0" w:color="auto"/>
      </w:divBdr>
    </w:div>
    <w:div w:id="640773545">
      <w:bodyDiv w:val="1"/>
      <w:marLeft w:val="0"/>
      <w:marRight w:val="0"/>
      <w:marTop w:val="0"/>
      <w:marBottom w:val="0"/>
      <w:divBdr>
        <w:top w:val="none" w:sz="0" w:space="0" w:color="auto"/>
        <w:left w:val="none" w:sz="0" w:space="0" w:color="auto"/>
        <w:bottom w:val="none" w:sz="0" w:space="0" w:color="auto"/>
        <w:right w:val="none" w:sz="0" w:space="0" w:color="auto"/>
      </w:divBdr>
    </w:div>
    <w:div w:id="640883126">
      <w:bodyDiv w:val="1"/>
      <w:marLeft w:val="0"/>
      <w:marRight w:val="0"/>
      <w:marTop w:val="0"/>
      <w:marBottom w:val="0"/>
      <w:divBdr>
        <w:top w:val="none" w:sz="0" w:space="0" w:color="auto"/>
        <w:left w:val="none" w:sz="0" w:space="0" w:color="auto"/>
        <w:bottom w:val="none" w:sz="0" w:space="0" w:color="auto"/>
        <w:right w:val="none" w:sz="0" w:space="0" w:color="auto"/>
      </w:divBdr>
    </w:div>
    <w:div w:id="647562017">
      <w:bodyDiv w:val="1"/>
      <w:marLeft w:val="0"/>
      <w:marRight w:val="0"/>
      <w:marTop w:val="0"/>
      <w:marBottom w:val="0"/>
      <w:divBdr>
        <w:top w:val="none" w:sz="0" w:space="0" w:color="auto"/>
        <w:left w:val="none" w:sz="0" w:space="0" w:color="auto"/>
        <w:bottom w:val="none" w:sz="0" w:space="0" w:color="auto"/>
        <w:right w:val="none" w:sz="0" w:space="0" w:color="auto"/>
      </w:divBdr>
    </w:div>
    <w:div w:id="649940166">
      <w:bodyDiv w:val="1"/>
      <w:marLeft w:val="0"/>
      <w:marRight w:val="0"/>
      <w:marTop w:val="0"/>
      <w:marBottom w:val="0"/>
      <w:divBdr>
        <w:top w:val="none" w:sz="0" w:space="0" w:color="auto"/>
        <w:left w:val="none" w:sz="0" w:space="0" w:color="auto"/>
        <w:bottom w:val="none" w:sz="0" w:space="0" w:color="auto"/>
        <w:right w:val="none" w:sz="0" w:space="0" w:color="auto"/>
      </w:divBdr>
      <w:divsChild>
        <w:div w:id="1602763107">
          <w:marLeft w:val="0"/>
          <w:marRight w:val="0"/>
          <w:marTop w:val="0"/>
          <w:marBottom w:val="0"/>
          <w:divBdr>
            <w:top w:val="none" w:sz="0" w:space="0" w:color="auto"/>
            <w:left w:val="none" w:sz="0" w:space="0" w:color="auto"/>
            <w:bottom w:val="none" w:sz="0" w:space="0" w:color="auto"/>
            <w:right w:val="none" w:sz="0" w:space="0" w:color="auto"/>
          </w:divBdr>
          <w:divsChild>
            <w:div w:id="1245073683">
              <w:marLeft w:val="0"/>
              <w:marRight w:val="0"/>
              <w:marTop w:val="0"/>
              <w:marBottom w:val="0"/>
              <w:divBdr>
                <w:top w:val="none" w:sz="0" w:space="0" w:color="auto"/>
                <w:left w:val="none" w:sz="0" w:space="0" w:color="auto"/>
                <w:bottom w:val="none" w:sz="0" w:space="0" w:color="auto"/>
                <w:right w:val="none" w:sz="0" w:space="0" w:color="auto"/>
              </w:divBdr>
              <w:divsChild>
                <w:div w:id="419302453">
                  <w:marLeft w:val="0"/>
                  <w:marRight w:val="0"/>
                  <w:marTop w:val="0"/>
                  <w:marBottom w:val="0"/>
                  <w:divBdr>
                    <w:top w:val="none" w:sz="0" w:space="0" w:color="auto"/>
                    <w:left w:val="none" w:sz="0" w:space="0" w:color="auto"/>
                    <w:bottom w:val="none" w:sz="0" w:space="0" w:color="auto"/>
                    <w:right w:val="none" w:sz="0" w:space="0" w:color="auto"/>
                  </w:divBdr>
                  <w:divsChild>
                    <w:div w:id="242495519">
                      <w:marLeft w:val="0"/>
                      <w:marRight w:val="0"/>
                      <w:marTop w:val="0"/>
                      <w:marBottom w:val="0"/>
                      <w:divBdr>
                        <w:top w:val="none" w:sz="0" w:space="0" w:color="auto"/>
                        <w:left w:val="none" w:sz="0" w:space="0" w:color="auto"/>
                        <w:bottom w:val="none" w:sz="0" w:space="0" w:color="auto"/>
                        <w:right w:val="none" w:sz="0" w:space="0" w:color="auto"/>
                      </w:divBdr>
                      <w:divsChild>
                        <w:div w:id="882982970">
                          <w:marLeft w:val="0"/>
                          <w:marRight w:val="0"/>
                          <w:marTop w:val="0"/>
                          <w:marBottom w:val="0"/>
                          <w:divBdr>
                            <w:top w:val="none" w:sz="0" w:space="0" w:color="auto"/>
                            <w:left w:val="none" w:sz="0" w:space="0" w:color="auto"/>
                            <w:bottom w:val="none" w:sz="0" w:space="0" w:color="auto"/>
                            <w:right w:val="none" w:sz="0" w:space="0" w:color="auto"/>
                          </w:divBdr>
                          <w:divsChild>
                            <w:div w:id="52005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635175">
      <w:bodyDiv w:val="1"/>
      <w:marLeft w:val="0"/>
      <w:marRight w:val="0"/>
      <w:marTop w:val="0"/>
      <w:marBottom w:val="0"/>
      <w:divBdr>
        <w:top w:val="none" w:sz="0" w:space="0" w:color="auto"/>
        <w:left w:val="none" w:sz="0" w:space="0" w:color="auto"/>
        <w:bottom w:val="none" w:sz="0" w:space="0" w:color="auto"/>
        <w:right w:val="none" w:sz="0" w:space="0" w:color="auto"/>
      </w:divBdr>
    </w:div>
    <w:div w:id="666639573">
      <w:bodyDiv w:val="1"/>
      <w:marLeft w:val="0"/>
      <w:marRight w:val="0"/>
      <w:marTop w:val="0"/>
      <w:marBottom w:val="0"/>
      <w:divBdr>
        <w:top w:val="none" w:sz="0" w:space="0" w:color="auto"/>
        <w:left w:val="none" w:sz="0" w:space="0" w:color="auto"/>
        <w:bottom w:val="none" w:sz="0" w:space="0" w:color="auto"/>
        <w:right w:val="none" w:sz="0" w:space="0" w:color="auto"/>
      </w:divBdr>
    </w:div>
    <w:div w:id="671179681">
      <w:bodyDiv w:val="1"/>
      <w:marLeft w:val="0"/>
      <w:marRight w:val="0"/>
      <w:marTop w:val="0"/>
      <w:marBottom w:val="0"/>
      <w:divBdr>
        <w:top w:val="none" w:sz="0" w:space="0" w:color="auto"/>
        <w:left w:val="none" w:sz="0" w:space="0" w:color="auto"/>
        <w:bottom w:val="none" w:sz="0" w:space="0" w:color="auto"/>
        <w:right w:val="none" w:sz="0" w:space="0" w:color="auto"/>
      </w:divBdr>
      <w:divsChild>
        <w:div w:id="568001814">
          <w:marLeft w:val="547"/>
          <w:marRight w:val="0"/>
          <w:marTop w:val="0"/>
          <w:marBottom w:val="0"/>
          <w:divBdr>
            <w:top w:val="none" w:sz="0" w:space="0" w:color="auto"/>
            <w:left w:val="none" w:sz="0" w:space="0" w:color="auto"/>
            <w:bottom w:val="none" w:sz="0" w:space="0" w:color="auto"/>
            <w:right w:val="none" w:sz="0" w:space="0" w:color="auto"/>
          </w:divBdr>
        </w:div>
        <w:div w:id="1271011824">
          <w:marLeft w:val="547"/>
          <w:marRight w:val="0"/>
          <w:marTop w:val="0"/>
          <w:marBottom w:val="0"/>
          <w:divBdr>
            <w:top w:val="none" w:sz="0" w:space="0" w:color="auto"/>
            <w:left w:val="none" w:sz="0" w:space="0" w:color="auto"/>
            <w:bottom w:val="none" w:sz="0" w:space="0" w:color="auto"/>
            <w:right w:val="none" w:sz="0" w:space="0" w:color="auto"/>
          </w:divBdr>
        </w:div>
        <w:div w:id="1472137830">
          <w:marLeft w:val="547"/>
          <w:marRight w:val="0"/>
          <w:marTop w:val="0"/>
          <w:marBottom w:val="0"/>
          <w:divBdr>
            <w:top w:val="none" w:sz="0" w:space="0" w:color="auto"/>
            <w:left w:val="none" w:sz="0" w:space="0" w:color="auto"/>
            <w:bottom w:val="none" w:sz="0" w:space="0" w:color="auto"/>
            <w:right w:val="none" w:sz="0" w:space="0" w:color="auto"/>
          </w:divBdr>
        </w:div>
      </w:divsChild>
    </w:div>
    <w:div w:id="673606627">
      <w:bodyDiv w:val="1"/>
      <w:marLeft w:val="0"/>
      <w:marRight w:val="0"/>
      <w:marTop w:val="0"/>
      <w:marBottom w:val="0"/>
      <w:divBdr>
        <w:top w:val="none" w:sz="0" w:space="0" w:color="auto"/>
        <w:left w:val="none" w:sz="0" w:space="0" w:color="auto"/>
        <w:bottom w:val="none" w:sz="0" w:space="0" w:color="auto"/>
        <w:right w:val="none" w:sz="0" w:space="0" w:color="auto"/>
      </w:divBdr>
    </w:div>
    <w:div w:id="696735169">
      <w:bodyDiv w:val="1"/>
      <w:marLeft w:val="0"/>
      <w:marRight w:val="0"/>
      <w:marTop w:val="0"/>
      <w:marBottom w:val="0"/>
      <w:divBdr>
        <w:top w:val="none" w:sz="0" w:space="0" w:color="auto"/>
        <w:left w:val="none" w:sz="0" w:space="0" w:color="auto"/>
        <w:bottom w:val="none" w:sz="0" w:space="0" w:color="auto"/>
        <w:right w:val="none" w:sz="0" w:space="0" w:color="auto"/>
      </w:divBdr>
    </w:div>
    <w:div w:id="773328108">
      <w:bodyDiv w:val="1"/>
      <w:marLeft w:val="0"/>
      <w:marRight w:val="0"/>
      <w:marTop w:val="0"/>
      <w:marBottom w:val="0"/>
      <w:divBdr>
        <w:top w:val="none" w:sz="0" w:space="0" w:color="auto"/>
        <w:left w:val="none" w:sz="0" w:space="0" w:color="auto"/>
        <w:bottom w:val="none" w:sz="0" w:space="0" w:color="auto"/>
        <w:right w:val="none" w:sz="0" w:space="0" w:color="auto"/>
      </w:divBdr>
    </w:div>
    <w:div w:id="779489007">
      <w:bodyDiv w:val="1"/>
      <w:marLeft w:val="0"/>
      <w:marRight w:val="0"/>
      <w:marTop w:val="0"/>
      <w:marBottom w:val="0"/>
      <w:divBdr>
        <w:top w:val="none" w:sz="0" w:space="0" w:color="auto"/>
        <w:left w:val="none" w:sz="0" w:space="0" w:color="auto"/>
        <w:bottom w:val="none" w:sz="0" w:space="0" w:color="auto"/>
        <w:right w:val="none" w:sz="0" w:space="0" w:color="auto"/>
      </w:divBdr>
    </w:div>
    <w:div w:id="807479774">
      <w:bodyDiv w:val="1"/>
      <w:marLeft w:val="0"/>
      <w:marRight w:val="0"/>
      <w:marTop w:val="0"/>
      <w:marBottom w:val="0"/>
      <w:divBdr>
        <w:top w:val="none" w:sz="0" w:space="0" w:color="auto"/>
        <w:left w:val="none" w:sz="0" w:space="0" w:color="auto"/>
        <w:bottom w:val="none" w:sz="0" w:space="0" w:color="auto"/>
        <w:right w:val="none" w:sz="0" w:space="0" w:color="auto"/>
      </w:divBdr>
    </w:div>
    <w:div w:id="817460637">
      <w:bodyDiv w:val="1"/>
      <w:marLeft w:val="0"/>
      <w:marRight w:val="0"/>
      <w:marTop w:val="0"/>
      <w:marBottom w:val="0"/>
      <w:divBdr>
        <w:top w:val="none" w:sz="0" w:space="0" w:color="auto"/>
        <w:left w:val="none" w:sz="0" w:space="0" w:color="auto"/>
        <w:bottom w:val="none" w:sz="0" w:space="0" w:color="auto"/>
        <w:right w:val="none" w:sz="0" w:space="0" w:color="auto"/>
      </w:divBdr>
    </w:div>
    <w:div w:id="822892965">
      <w:bodyDiv w:val="1"/>
      <w:marLeft w:val="0"/>
      <w:marRight w:val="0"/>
      <w:marTop w:val="0"/>
      <w:marBottom w:val="0"/>
      <w:divBdr>
        <w:top w:val="none" w:sz="0" w:space="0" w:color="auto"/>
        <w:left w:val="none" w:sz="0" w:space="0" w:color="auto"/>
        <w:bottom w:val="none" w:sz="0" w:space="0" w:color="auto"/>
        <w:right w:val="none" w:sz="0" w:space="0" w:color="auto"/>
      </w:divBdr>
    </w:div>
    <w:div w:id="829442218">
      <w:bodyDiv w:val="1"/>
      <w:marLeft w:val="0"/>
      <w:marRight w:val="0"/>
      <w:marTop w:val="0"/>
      <w:marBottom w:val="0"/>
      <w:divBdr>
        <w:top w:val="none" w:sz="0" w:space="0" w:color="auto"/>
        <w:left w:val="none" w:sz="0" w:space="0" w:color="auto"/>
        <w:bottom w:val="none" w:sz="0" w:space="0" w:color="auto"/>
        <w:right w:val="none" w:sz="0" w:space="0" w:color="auto"/>
      </w:divBdr>
    </w:div>
    <w:div w:id="875897581">
      <w:bodyDiv w:val="1"/>
      <w:marLeft w:val="0"/>
      <w:marRight w:val="0"/>
      <w:marTop w:val="0"/>
      <w:marBottom w:val="0"/>
      <w:divBdr>
        <w:top w:val="none" w:sz="0" w:space="0" w:color="auto"/>
        <w:left w:val="none" w:sz="0" w:space="0" w:color="auto"/>
        <w:bottom w:val="none" w:sz="0" w:space="0" w:color="auto"/>
        <w:right w:val="none" w:sz="0" w:space="0" w:color="auto"/>
      </w:divBdr>
    </w:div>
    <w:div w:id="883055859">
      <w:bodyDiv w:val="1"/>
      <w:marLeft w:val="0"/>
      <w:marRight w:val="0"/>
      <w:marTop w:val="0"/>
      <w:marBottom w:val="0"/>
      <w:divBdr>
        <w:top w:val="none" w:sz="0" w:space="0" w:color="auto"/>
        <w:left w:val="none" w:sz="0" w:space="0" w:color="auto"/>
        <w:bottom w:val="none" w:sz="0" w:space="0" w:color="auto"/>
        <w:right w:val="none" w:sz="0" w:space="0" w:color="auto"/>
      </w:divBdr>
      <w:divsChild>
        <w:div w:id="452554528">
          <w:marLeft w:val="0"/>
          <w:marRight w:val="0"/>
          <w:marTop w:val="0"/>
          <w:marBottom w:val="0"/>
          <w:divBdr>
            <w:top w:val="none" w:sz="0" w:space="0" w:color="auto"/>
            <w:left w:val="none" w:sz="0" w:space="0" w:color="auto"/>
            <w:bottom w:val="none" w:sz="0" w:space="0" w:color="auto"/>
            <w:right w:val="none" w:sz="0" w:space="0" w:color="auto"/>
          </w:divBdr>
          <w:divsChild>
            <w:div w:id="335428770">
              <w:marLeft w:val="0"/>
              <w:marRight w:val="0"/>
              <w:marTop w:val="0"/>
              <w:marBottom w:val="0"/>
              <w:divBdr>
                <w:top w:val="none" w:sz="0" w:space="0" w:color="auto"/>
                <w:left w:val="none" w:sz="0" w:space="0" w:color="auto"/>
                <w:bottom w:val="none" w:sz="0" w:space="0" w:color="auto"/>
                <w:right w:val="none" w:sz="0" w:space="0" w:color="auto"/>
              </w:divBdr>
              <w:divsChild>
                <w:div w:id="82533860">
                  <w:marLeft w:val="0"/>
                  <w:marRight w:val="0"/>
                  <w:marTop w:val="0"/>
                  <w:marBottom w:val="0"/>
                  <w:divBdr>
                    <w:top w:val="none" w:sz="0" w:space="0" w:color="auto"/>
                    <w:left w:val="none" w:sz="0" w:space="0" w:color="auto"/>
                    <w:bottom w:val="none" w:sz="0" w:space="0" w:color="auto"/>
                    <w:right w:val="none" w:sz="0" w:space="0" w:color="auto"/>
                  </w:divBdr>
                  <w:divsChild>
                    <w:div w:id="1532067262">
                      <w:marLeft w:val="0"/>
                      <w:marRight w:val="0"/>
                      <w:marTop w:val="0"/>
                      <w:marBottom w:val="0"/>
                      <w:divBdr>
                        <w:top w:val="none" w:sz="0" w:space="0" w:color="auto"/>
                        <w:left w:val="none" w:sz="0" w:space="0" w:color="auto"/>
                        <w:bottom w:val="none" w:sz="0" w:space="0" w:color="auto"/>
                        <w:right w:val="none" w:sz="0" w:space="0" w:color="auto"/>
                      </w:divBdr>
                      <w:divsChild>
                        <w:div w:id="1856336479">
                          <w:marLeft w:val="0"/>
                          <w:marRight w:val="0"/>
                          <w:marTop w:val="0"/>
                          <w:marBottom w:val="0"/>
                          <w:divBdr>
                            <w:top w:val="none" w:sz="0" w:space="0" w:color="auto"/>
                            <w:left w:val="none" w:sz="0" w:space="0" w:color="auto"/>
                            <w:bottom w:val="none" w:sz="0" w:space="0" w:color="auto"/>
                            <w:right w:val="none" w:sz="0" w:space="0" w:color="auto"/>
                          </w:divBdr>
                          <w:divsChild>
                            <w:div w:id="14825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193924">
      <w:bodyDiv w:val="1"/>
      <w:marLeft w:val="0"/>
      <w:marRight w:val="0"/>
      <w:marTop w:val="0"/>
      <w:marBottom w:val="0"/>
      <w:divBdr>
        <w:top w:val="none" w:sz="0" w:space="0" w:color="auto"/>
        <w:left w:val="none" w:sz="0" w:space="0" w:color="auto"/>
        <w:bottom w:val="none" w:sz="0" w:space="0" w:color="auto"/>
        <w:right w:val="none" w:sz="0" w:space="0" w:color="auto"/>
      </w:divBdr>
    </w:div>
    <w:div w:id="898247568">
      <w:bodyDiv w:val="1"/>
      <w:marLeft w:val="0"/>
      <w:marRight w:val="0"/>
      <w:marTop w:val="0"/>
      <w:marBottom w:val="0"/>
      <w:divBdr>
        <w:top w:val="none" w:sz="0" w:space="0" w:color="auto"/>
        <w:left w:val="none" w:sz="0" w:space="0" w:color="auto"/>
        <w:bottom w:val="none" w:sz="0" w:space="0" w:color="auto"/>
        <w:right w:val="none" w:sz="0" w:space="0" w:color="auto"/>
      </w:divBdr>
      <w:divsChild>
        <w:div w:id="1297680695">
          <w:marLeft w:val="547"/>
          <w:marRight w:val="0"/>
          <w:marTop w:val="0"/>
          <w:marBottom w:val="0"/>
          <w:divBdr>
            <w:top w:val="none" w:sz="0" w:space="0" w:color="auto"/>
            <w:left w:val="none" w:sz="0" w:space="0" w:color="auto"/>
            <w:bottom w:val="none" w:sz="0" w:space="0" w:color="auto"/>
            <w:right w:val="none" w:sz="0" w:space="0" w:color="auto"/>
          </w:divBdr>
        </w:div>
        <w:div w:id="1441531989">
          <w:marLeft w:val="547"/>
          <w:marRight w:val="0"/>
          <w:marTop w:val="0"/>
          <w:marBottom w:val="0"/>
          <w:divBdr>
            <w:top w:val="none" w:sz="0" w:space="0" w:color="auto"/>
            <w:left w:val="none" w:sz="0" w:space="0" w:color="auto"/>
            <w:bottom w:val="none" w:sz="0" w:space="0" w:color="auto"/>
            <w:right w:val="none" w:sz="0" w:space="0" w:color="auto"/>
          </w:divBdr>
        </w:div>
        <w:div w:id="1932084543">
          <w:marLeft w:val="547"/>
          <w:marRight w:val="0"/>
          <w:marTop w:val="0"/>
          <w:marBottom w:val="0"/>
          <w:divBdr>
            <w:top w:val="none" w:sz="0" w:space="0" w:color="auto"/>
            <w:left w:val="none" w:sz="0" w:space="0" w:color="auto"/>
            <w:bottom w:val="none" w:sz="0" w:space="0" w:color="auto"/>
            <w:right w:val="none" w:sz="0" w:space="0" w:color="auto"/>
          </w:divBdr>
        </w:div>
      </w:divsChild>
    </w:div>
    <w:div w:id="905068165">
      <w:bodyDiv w:val="1"/>
      <w:marLeft w:val="0"/>
      <w:marRight w:val="0"/>
      <w:marTop w:val="0"/>
      <w:marBottom w:val="0"/>
      <w:divBdr>
        <w:top w:val="none" w:sz="0" w:space="0" w:color="auto"/>
        <w:left w:val="none" w:sz="0" w:space="0" w:color="auto"/>
        <w:bottom w:val="none" w:sz="0" w:space="0" w:color="auto"/>
        <w:right w:val="none" w:sz="0" w:space="0" w:color="auto"/>
      </w:divBdr>
    </w:div>
    <w:div w:id="905334363">
      <w:bodyDiv w:val="1"/>
      <w:marLeft w:val="0"/>
      <w:marRight w:val="0"/>
      <w:marTop w:val="0"/>
      <w:marBottom w:val="0"/>
      <w:divBdr>
        <w:top w:val="none" w:sz="0" w:space="0" w:color="auto"/>
        <w:left w:val="none" w:sz="0" w:space="0" w:color="auto"/>
        <w:bottom w:val="none" w:sz="0" w:space="0" w:color="auto"/>
        <w:right w:val="none" w:sz="0" w:space="0" w:color="auto"/>
      </w:divBdr>
    </w:div>
    <w:div w:id="916479952">
      <w:bodyDiv w:val="1"/>
      <w:marLeft w:val="0"/>
      <w:marRight w:val="0"/>
      <w:marTop w:val="0"/>
      <w:marBottom w:val="0"/>
      <w:divBdr>
        <w:top w:val="none" w:sz="0" w:space="0" w:color="auto"/>
        <w:left w:val="none" w:sz="0" w:space="0" w:color="auto"/>
        <w:bottom w:val="none" w:sz="0" w:space="0" w:color="auto"/>
        <w:right w:val="none" w:sz="0" w:space="0" w:color="auto"/>
      </w:divBdr>
    </w:div>
    <w:div w:id="923076833">
      <w:bodyDiv w:val="1"/>
      <w:marLeft w:val="0"/>
      <w:marRight w:val="0"/>
      <w:marTop w:val="0"/>
      <w:marBottom w:val="0"/>
      <w:divBdr>
        <w:top w:val="none" w:sz="0" w:space="0" w:color="auto"/>
        <w:left w:val="none" w:sz="0" w:space="0" w:color="auto"/>
        <w:bottom w:val="none" w:sz="0" w:space="0" w:color="auto"/>
        <w:right w:val="none" w:sz="0" w:space="0" w:color="auto"/>
      </w:divBdr>
    </w:div>
    <w:div w:id="943221871">
      <w:bodyDiv w:val="1"/>
      <w:marLeft w:val="0"/>
      <w:marRight w:val="0"/>
      <w:marTop w:val="0"/>
      <w:marBottom w:val="0"/>
      <w:divBdr>
        <w:top w:val="none" w:sz="0" w:space="0" w:color="auto"/>
        <w:left w:val="none" w:sz="0" w:space="0" w:color="auto"/>
        <w:bottom w:val="none" w:sz="0" w:space="0" w:color="auto"/>
        <w:right w:val="none" w:sz="0" w:space="0" w:color="auto"/>
      </w:divBdr>
    </w:div>
    <w:div w:id="968822868">
      <w:bodyDiv w:val="1"/>
      <w:marLeft w:val="0"/>
      <w:marRight w:val="0"/>
      <w:marTop w:val="0"/>
      <w:marBottom w:val="0"/>
      <w:divBdr>
        <w:top w:val="none" w:sz="0" w:space="0" w:color="auto"/>
        <w:left w:val="none" w:sz="0" w:space="0" w:color="auto"/>
        <w:bottom w:val="none" w:sz="0" w:space="0" w:color="auto"/>
        <w:right w:val="none" w:sz="0" w:space="0" w:color="auto"/>
      </w:divBdr>
    </w:div>
    <w:div w:id="983966287">
      <w:bodyDiv w:val="1"/>
      <w:marLeft w:val="0"/>
      <w:marRight w:val="0"/>
      <w:marTop w:val="0"/>
      <w:marBottom w:val="0"/>
      <w:divBdr>
        <w:top w:val="none" w:sz="0" w:space="0" w:color="auto"/>
        <w:left w:val="none" w:sz="0" w:space="0" w:color="auto"/>
        <w:bottom w:val="none" w:sz="0" w:space="0" w:color="auto"/>
        <w:right w:val="none" w:sz="0" w:space="0" w:color="auto"/>
      </w:divBdr>
    </w:div>
    <w:div w:id="983974552">
      <w:bodyDiv w:val="1"/>
      <w:marLeft w:val="0"/>
      <w:marRight w:val="0"/>
      <w:marTop w:val="0"/>
      <w:marBottom w:val="0"/>
      <w:divBdr>
        <w:top w:val="none" w:sz="0" w:space="0" w:color="auto"/>
        <w:left w:val="none" w:sz="0" w:space="0" w:color="auto"/>
        <w:bottom w:val="none" w:sz="0" w:space="0" w:color="auto"/>
        <w:right w:val="none" w:sz="0" w:space="0" w:color="auto"/>
      </w:divBdr>
    </w:div>
    <w:div w:id="986397560">
      <w:bodyDiv w:val="1"/>
      <w:marLeft w:val="0"/>
      <w:marRight w:val="0"/>
      <w:marTop w:val="0"/>
      <w:marBottom w:val="0"/>
      <w:divBdr>
        <w:top w:val="none" w:sz="0" w:space="0" w:color="auto"/>
        <w:left w:val="none" w:sz="0" w:space="0" w:color="auto"/>
        <w:bottom w:val="none" w:sz="0" w:space="0" w:color="auto"/>
        <w:right w:val="none" w:sz="0" w:space="0" w:color="auto"/>
      </w:divBdr>
    </w:div>
    <w:div w:id="990405333">
      <w:bodyDiv w:val="1"/>
      <w:marLeft w:val="0"/>
      <w:marRight w:val="0"/>
      <w:marTop w:val="0"/>
      <w:marBottom w:val="0"/>
      <w:divBdr>
        <w:top w:val="none" w:sz="0" w:space="0" w:color="auto"/>
        <w:left w:val="none" w:sz="0" w:space="0" w:color="auto"/>
        <w:bottom w:val="none" w:sz="0" w:space="0" w:color="auto"/>
        <w:right w:val="none" w:sz="0" w:space="0" w:color="auto"/>
      </w:divBdr>
    </w:div>
    <w:div w:id="997225844">
      <w:bodyDiv w:val="1"/>
      <w:marLeft w:val="0"/>
      <w:marRight w:val="0"/>
      <w:marTop w:val="0"/>
      <w:marBottom w:val="0"/>
      <w:divBdr>
        <w:top w:val="none" w:sz="0" w:space="0" w:color="auto"/>
        <w:left w:val="none" w:sz="0" w:space="0" w:color="auto"/>
        <w:bottom w:val="none" w:sz="0" w:space="0" w:color="auto"/>
        <w:right w:val="none" w:sz="0" w:space="0" w:color="auto"/>
      </w:divBdr>
      <w:divsChild>
        <w:div w:id="1199199580">
          <w:marLeft w:val="0"/>
          <w:marRight w:val="0"/>
          <w:marTop w:val="0"/>
          <w:marBottom w:val="0"/>
          <w:divBdr>
            <w:top w:val="none" w:sz="0" w:space="0" w:color="auto"/>
            <w:left w:val="none" w:sz="0" w:space="0" w:color="auto"/>
            <w:bottom w:val="none" w:sz="0" w:space="0" w:color="auto"/>
            <w:right w:val="none" w:sz="0" w:space="0" w:color="auto"/>
          </w:divBdr>
          <w:divsChild>
            <w:div w:id="1343824747">
              <w:marLeft w:val="0"/>
              <w:marRight w:val="0"/>
              <w:marTop w:val="0"/>
              <w:marBottom w:val="0"/>
              <w:divBdr>
                <w:top w:val="none" w:sz="0" w:space="0" w:color="auto"/>
                <w:left w:val="none" w:sz="0" w:space="0" w:color="auto"/>
                <w:bottom w:val="none" w:sz="0" w:space="0" w:color="auto"/>
                <w:right w:val="none" w:sz="0" w:space="0" w:color="auto"/>
              </w:divBdr>
              <w:divsChild>
                <w:div w:id="789057222">
                  <w:marLeft w:val="0"/>
                  <w:marRight w:val="0"/>
                  <w:marTop w:val="0"/>
                  <w:marBottom w:val="0"/>
                  <w:divBdr>
                    <w:top w:val="none" w:sz="0" w:space="0" w:color="auto"/>
                    <w:left w:val="none" w:sz="0" w:space="0" w:color="auto"/>
                    <w:bottom w:val="none" w:sz="0" w:space="0" w:color="auto"/>
                    <w:right w:val="none" w:sz="0" w:space="0" w:color="auto"/>
                  </w:divBdr>
                  <w:divsChild>
                    <w:div w:id="56634042">
                      <w:marLeft w:val="0"/>
                      <w:marRight w:val="0"/>
                      <w:marTop w:val="0"/>
                      <w:marBottom w:val="0"/>
                      <w:divBdr>
                        <w:top w:val="none" w:sz="0" w:space="0" w:color="auto"/>
                        <w:left w:val="none" w:sz="0" w:space="0" w:color="auto"/>
                        <w:bottom w:val="none" w:sz="0" w:space="0" w:color="auto"/>
                        <w:right w:val="none" w:sz="0" w:space="0" w:color="auto"/>
                      </w:divBdr>
                      <w:divsChild>
                        <w:div w:id="1683435610">
                          <w:marLeft w:val="0"/>
                          <w:marRight w:val="0"/>
                          <w:marTop w:val="0"/>
                          <w:marBottom w:val="0"/>
                          <w:divBdr>
                            <w:top w:val="none" w:sz="0" w:space="0" w:color="auto"/>
                            <w:left w:val="none" w:sz="0" w:space="0" w:color="auto"/>
                            <w:bottom w:val="none" w:sz="0" w:space="0" w:color="auto"/>
                            <w:right w:val="none" w:sz="0" w:space="0" w:color="auto"/>
                          </w:divBdr>
                          <w:divsChild>
                            <w:div w:id="13181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489337">
      <w:bodyDiv w:val="1"/>
      <w:marLeft w:val="0"/>
      <w:marRight w:val="0"/>
      <w:marTop w:val="0"/>
      <w:marBottom w:val="0"/>
      <w:divBdr>
        <w:top w:val="none" w:sz="0" w:space="0" w:color="auto"/>
        <w:left w:val="none" w:sz="0" w:space="0" w:color="auto"/>
        <w:bottom w:val="none" w:sz="0" w:space="0" w:color="auto"/>
        <w:right w:val="none" w:sz="0" w:space="0" w:color="auto"/>
      </w:divBdr>
    </w:div>
    <w:div w:id="1028482003">
      <w:bodyDiv w:val="1"/>
      <w:marLeft w:val="0"/>
      <w:marRight w:val="0"/>
      <w:marTop w:val="0"/>
      <w:marBottom w:val="0"/>
      <w:divBdr>
        <w:top w:val="none" w:sz="0" w:space="0" w:color="auto"/>
        <w:left w:val="none" w:sz="0" w:space="0" w:color="auto"/>
        <w:bottom w:val="none" w:sz="0" w:space="0" w:color="auto"/>
        <w:right w:val="none" w:sz="0" w:space="0" w:color="auto"/>
      </w:divBdr>
    </w:div>
    <w:div w:id="1031800225">
      <w:bodyDiv w:val="1"/>
      <w:marLeft w:val="0"/>
      <w:marRight w:val="0"/>
      <w:marTop w:val="0"/>
      <w:marBottom w:val="0"/>
      <w:divBdr>
        <w:top w:val="none" w:sz="0" w:space="0" w:color="auto"/>
        <w:left w:val="none" w:sz="0" w:space="0" w:color="auto"/>
        <w:bottom w:val="none" w:sz="0" w:space="0" w:color="auto"/>
        <w:right w:val="none" w:sz="0" w:space="0" w:color="auto"/>
      </w:divBdr>
    </w:div>
    <w:div w:id="1039815268">
      <w:bodyDiv w:val="1"/>
      <w:marLeft w:val="0"/>
      <w:marRight w:val="0"/>
      <w:marTop w:val="0"/>
      <w:marBottom w:val="0"/>
      <w:divBdr>
        <w:top w:val="none" w:sz="0" w:space="0" w:color="auto"/>
        <w:left w:val="none" w:sz="0" w:space="0" w:color="auto"/>
        <w:bottom w:val="none" w:sz="0" w:space="0" w:color="auto"/>
        <w:right w:val="none" w:sz="0" w:space="0" w:color="auto"/>
      </w:divBdr>
    </w:div>
    <w:div w:id="1049842426">
      <w:bodyDiv w:val="1"/>
      <w:marLeft w:val="0"/>
      <w:marRight w:val="0"/>
      <w:marTop w:val="0"/>
      <w:marBottom w:val="0"/>
      <w:divBdr>
        <w:top w:val="none" w:sz="0" w:space="0" w:color="auto"/>
        <w:left w:val="none" w:sz="0" w:space="0" w:color="auto"/>
        <w:bottom w:val="none" w:sz="0" w:space="0" w:color="auto"/>
        <w:right w:val="none" w:sz="0" w:space="0" w:color="auto"/>
      </w:divBdr>
    </w:div>
    <w:div w:id="1061949083">
      <w:bodyDiv w:val="1"/>
      <w:marLeft w:val="0"/>
      <w:marRight w:val="0"/>
      <w:marTop w:val="0"/>
      <w:marBottom w:val="0"/>
      <w:divBdr>
        <w:top w:val="none" w:sz="0" w:space="0" w:color="auto"/>
        <w:left w:val="none" w:sz="0" w:space="0" w:color="auto"/>
        <w:bottom w:val="none" w:sz="0" w:space="0" w:color="auto"/>
        <w:right w:val="none" w:sz="0" w:space="0" w:color="auto"/>
      </w:divBdr>
    </w:div>
    <w:div w:id="1062173987">
      <w:bodyDiv w:val="1"/>
      <w:marLeft w:val="0"/>
      <w:marRight w:val="0"/>
      <w:marTop w:val="0"/>
      <w:marBottom w:val="0"/>
      <w:divBdr>
        <w:top w:val="none" w:sz="0" w:space="0" w:color="auto"/>
        <w:left w:val="none" w:sz="0" w:space="0" w:color="auto"/>
        <w:bottom w:val="none" w:sz="0" w:space="0" w:color="auto"/>
        <w:right w:val="none" w:sz="0" w:space="0" w:color="auto"/>
      </w:divBdr>
    </w:div>
    <w:div w:id="1106999910">
      <w:bodyDiv w:val="1"/>
      <w:marLeft w:val="0"/>
      <w:marRight w:val="0"/>
      <w:marTop w:val="0"/>
      <w:marBottom w:val="0"/>
      <w:divBdr>
        <w:top w:val="none" w:sz="0" w:space="0" w:color="auto"/>
        <w:left w:val="none" w:sz="0" w:space="0" w:color="auto"/>
        <w:bottom w:val="none" w:sz="0" w:space="0" w:color="auto"/>
        <w:right w:val="none" w:sz="0" w:space="0" w:color="auto"/>
      </w:divBdr>
    </w:div>
    <w:div w:id="1128857610">
      <w:bodyDiv w:val="1"/>
      <w:marLeft w:val="0"/>
      <w:marRight w:val="0"/>
      <w:marTop w:val="0"/>
      <w:marBottom w:val="0"/>
      <w:divBdr>
        <w:top w:val="none" w:sz="0" w:space="0" w:color="auto"/>
        <w:left w:val="none" w:sz="0" w:space="0" w:color="auto"/>
        <w:bottom w:val="none" w:sz="0" w:space="0" w:color="auto"/>
        <w:right w:val="none" w:sz="0" w:space="0" w:color="auto"/>
      </w:divBdr>
    </w:div>
    <w:div w:id="1132557390">
      <w:bodyDiv w:val="1"/>
      <w:marLeft w:val="0"/>
      <w:marRight w:val="0"/>
      <w:marTop w:val="0"/>
      <w:marBottom w:val="0"/>
      <w:divBdr>
        <w:top w:val="none" w:sz="0" w:space="0" w:color="auto"/>
        <w:left w:val="none" w:sz="0" w:space="0" w:color="auto"/>
        <w:bottom w:val="none" w:sz="0" w:space="0" w:color="auto"/>
        <w:right w:val="none" w:sz="0" w:space="0" w:color="auto"/>
      </w:divBdr>
    </w:div>
    <w:div w:id="1135488610">
      <w:bodyDiv w:val="1"/>
      <w:marLeft w:val="0"/>
      <w:marRight w:val="0"/>
      <w:marTop w:val="0"/>
      <w:marBottom w:val="0"/>
      <w:divBdr>
        <w:top w:val="none" w:sz="0" w:space="0" w:color="auto"/>
        <w:left w:val="none" w:sz="0" w:space="0" w:color="auto"/>
        <w:bottom w:val="none" w:sz="0" w:space="0" w:color="auto"/>
        <w:right w:val="none" w:sz="0" w:space="0" w:color="auto"/>
      </w:divBdr>
    </w:div>
    <w:div w:id="1138768823">
      <w:bodyDiv w:val="1"/>
      <w:marLeft w:val="0"/>
      <w:marRight w:val="0"/>
      <w:marTop w:val="0"/>
      <w:marBottom w:val="0"/>
      <w:divBdr>
        <w:top w:val="none" w:sz="0" w:space="0" w:color="auto"/>
        <w:left w:val="none" w:sz="0" w:space="0" w:color="auto"/>
        <w:bottom w:val="none" w:sz="0" w:space="0" w:color="auto"/>
        <w:right w:val="none" w:sz="0" w:space="0" w:color="auto"/>
      </w:divBdr>
    </w:div>
    <w:div w:id="1155101841">
      <w:bodyDiv w:val="1"/>
      <w:marLeft w:val="0"/>
      <w:marRight w:val="0"/>
      <w:marTop w:val="0"/>
      <w:marBottom w:val="0"/>
      <w:divBdr>
        <w:top w:val="none" w:sz="0" w:space="0" w:color="auto"/>
        <w:left w:val="none" w:sz="0" w:space="0" w:color="auto"/>
        <w:bottom w:val="none" w:sz="0" w:space="0" w:color="auto"/>
        <w:right w:val="none" w:sz="0" w:space="0" w:color="auto"/>
      </w:divBdr>
    </w:div>
    <w:div w:id="1156341034">
      <w:bodyDiv w:val="1"/>
      <w:marLeft w:val="0"/>
      <w:marRight w:val="0"/>
      <w:marTop w:val="0"/>
      <w:marBottom w:val="0"/>
      <w:divBdr>
        <w:top w:val="none" w:sz="0" w:space="0" w:color="auto"/>
        <w:left w:val="none" w:sz="0" w:space="0" w:color="auto"/>
        <w:bottom w:val="none" w:sz="0" w:space="0" w:color="auto"/>
        <w:right w:val="none" w:sz="0" w:space="0" w:color="auto"/>
      </w:divBdr>
      <w:divsChild>
        <w:div w:id="165948351">
          <w:marLeft w:val="0"/>
          <w:marRight w:val="0"/>
          <w:marTop w:val="0"/>
          <w:marBottom w:val="0"/>
          <w:divBdr>
            <w:top w:val="none" w:sz="0" w:space="0" w:color="auto"/>
            <w:left w:val="none" w:sz="0" w:space="0" w:color="auto"/>
            <w:bottom w:val="none" w:sz="0" w:space="0" w:color="auto"/>
            <w:right w:val="none" w:sz="0" w:space="0" w:color="auto"/>
          </w:divBdr>
          <w:divsChild>
            <w:div w:id="1494951138">
              <w:marLeft w:val="0"/>
              <w:marRight w:val="0"/>
              <w:marTop w:val="0"/>
              <w:marBottom w:val="0"/>
              <w:divBdr>
                <w:top w:val="none" w:sz="0" w:space="0" w:color="auto"/>
                <w:left w:val="none" w:sz="0" w:space="0" w:color="auto"/>
                <w:bottom w:val="none" w:sz="0" w:space="0" w:color="auto"/>
                <w:right w:val="none" w:sz="0" w:space="0" w:color="auto"/>
              </w:divBdr>
              <w:divsChild>
                <w:div w:id="2146267440">
                  <w:marLeft w:val="0"/>
                  <w:marRight w:val="0"/>
                  <w:marTop w:val="0"/>
                  <w:marBottom w:val="0"/>
                  <w:divBdr>
                    <w:top w:val="none" w:sz="0" w:space="0" w:color="auto"/>
                    <w:left w:val="none" w:sz="0" w:space="0" w:color="auto"/>
                    <w:bottom w:val="none" w:sz="0" w:space="0" w:color="auto"/>
                    <w:right w:val="none" w:sz="0" w:space="0" w:color="auto"/>
                  </w:divBdr>
                  <w:divsChild>
                    <w:div w:id="1010763306">
                      <w:marLeft w:val="0"/>
                      <w:marRight w:val="0"/>
                      <w:marTop w:val="0"/>
                      <w:marBottom w:val="0"/>
                      <w:divBdr>
                        <w:top w:val="none" w:sz="0" w:space="0" w:color="auto"/>
                        <w:left w:val="none" w:sz="0" w:space="0" w:color="auto"/>
                        <w:bottom w:val="none" w:sz="0" w:space="0" w:color="auto"/>
                        <w:right w:val="none" w:sz="0" w:space="0" w:color="auto"/>
                      </w:divBdr>
                      <w:divsChild>
                        <w:div w:id="1838810297">
                          <w:marLeft w:val="0"/>
                          <w:marRight w:val="0"/>
                          <w:marTop w:val="0"/>
                          <w:marBottom w:val="0"/>
                          <w:divBdr>
                            <w:top w:val="none" w:sz="0" w:space="0" w:color="auto"/>
                            <w:left w:val="none" w:sz="0" w:space="0" w:color="auto"/>
                            <w:bottom w:val="none" w:sz="0" w:space="0" w:color="auto"/>
                            <w:right w:val="none" w:sz="0" w:space="0" w:color="auto"/>
                          </w:divBdr>
                        </w:div>
                      </w:divsChild>
                    </w:div>
                    <w:div w:id="1489782251">
                      <w:marLeft w:val="0"/>
                      <w:marRight w:val="0"/>
                      <w:marTop w:val="0"/>
                      <w:marBottom w:val="0"/>
                      <w:divBdr>
                        <w:top w:val="none" w:sz="0" w:space="0" w:color="auto"/>
                        <w:left w:val="none" w:sz="0" w:space="0" w:color="auto"/>
                        <w:bottom w:val="none" w:sz="0" w:space="0" w:color="auto"/>
                        <w:right w:val="none" w:sz="0" w:space="0" w:color="auto"/>
                      </w:divBdr>
                      <w:divsChild>
                        <w:div w:id="302124746">
                          <w:marLeft w:val="0"/>
                          <w:marRight w:val="0"/>
                          <w:marTop w:val="0"/>
                          <w:marBottom w:val="0"/>
                          <w:divBdr>
                            <w:top w:val="none" w:sz="0" w:space="0" w:color="auto"/>
                            <w:left w:val="none" w:sz="0" w:space="0" w:color="auto"/>
                            <w:bottom w:val="none" w:sz="0" w:space="0" w:color="auto"/>
                            <w:right w:val="none" w:sz="0" w:space="0" w:color="auto"/>
                          </w:divBdr>
                          <w:divsChild>
                            <w:div w:id="492650935">
                              <w:marLeft w:val="0"/>
                              <w:marRight w:val="0"/>
                              <w:marTop w:val="0"/>
                              <w:marBottom w:val="0"/>
                              <w:divBdr>
                                <w:top w:val="none" w:sz="0" w:space="0" w:color="auto"/>
                                <w:left w:val="none" w:sz="0" w:space="0" w:color="auto"/>
                                <w:bottom w:val="none" w:sz="0" w:space="0" w:color="auto"/>
                                <w:right w:val="none" w:sz="0" w:space="0" w:color="auto"/>
                              </w:divBdr>
                              <w:divsChild>
                                <w:div w:id="1898276285">
                                  <w:marLeft w:val="0"/>
                                  <w:marRight w:val="0"/>
                                  <w:marTop w:val="0"/>
                                  <w:marBottom w:val="0"/>
                                  <w:divBdr>
                                    <w:top w:val="none" w:sz="0" w:space="0" w:color="auto"/>
                                    <w:left w:val="none" w:sz="0" w:space="0" w:color="auto"/>
                                    <w:bottom w:val="none" w:sz="0" w:space="0" w:color="auto"/>
                                    <w:right w:val="none" w:sz="0" w:space="0" w:color="auto"/>
                                  </w:divBdr>
                                  <w:divsChild>
                                    <w:div w:id="57613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712444">
      <w:bodyDiv w:val="1"/>
      <w:marLeft w:val="0"/>
      <w:marRight w:val="0"/>
      <w:marTop w:val="0"/>
      <w:marBottom w:val="0"/>
      <w:divBdr>
        <w:top w:val="none" w:sz="0" w:space="0" w:color="auto"/>
        <w:left w:val="none" w:sz="0" w:space="0" w:color="auto"/>
        <w:bottom w:val="none" w:sz="0" w:space="0" w:color="auto"/>
        <w:right w:val="none" w:sz="0" w:space="0" w:color="auto"/>
      </w:divBdr>
    </w:div>
    <w:div w:id="1172799375">
      <w:bodyDiv w:val="1"/>
      <w:marLeft w:val="0"/>
      <w:marRight w:val="0"/>
      <w:marTop w:val="0"/>
      <w:marBottom w:val="0"/>
      <w:divBdr>
        <w:top w:val="none" w:sz="0" w:space="0" w:color="auto"/>
        <w:left w:val="none" w:sz="0" w:space="0" w:color="auto"/>
        <w:bottom w:val="none" w:sz="0" w:space="0" w:color="auto"/>
        <w:right w:val="none" w:sz="0" w:space="0" w:color="auto"/>
      </w:divBdr>
    </w:div>
    <w:div w:id="1175462128">
      <w:bodyDiv w:val="1"/>
      <w:marLeft w:val="0"/>
      <w:marRight w:val="0"/>
      <w:marTop w:val="0"/>
      <w:marBottom w:val="0"/>
      <w:divBdr>
        <w:top w:val="none" w:sz="0" w:space="0" w:color="auto"/>
        <w:left w:val="none" w:sz="0" w:space="0" w:color="auto"/>
        <w:bottom w:val="none" w:sz="0" w:space="0" w:color="auto"/>
        <w:right w:val="none" w:sz="0" w:space="0" w:color="auto"/>
      </w:divBdr>
    </w:div>
    <w:div w:id="1180923253">
      <w:bodyDiv w:val="1"/>
      <w:marLeft w:val="0"/>
      <w:marRight w:val="0"/>
      <w:marTop w:val="0"/>
      <w:marBottom w:val="0"/>
      <w:divBdr>
        <w:top w:val="none" w:sz="0" w:space="0" w:color="auto"/>
        <w:left w:val="none" w:sz="0" w:space="0" w:color="auto"/>
        <w:bottom w:val="none" w:sz="0" w:space="0" w:color="auto"/>
        <w:right w:val="none" w:sz="0" w:space="0" w:color="auto"/>
      </w:divBdr>
    </w:div>
    <w:div w:id="1188905079">
      <w:bodyDiv w:val="1"/>
      <w:marLeft w:val="0"/>
      <w:marRight w:val="0"/>
      <w:marTop w:val="0"/>
      <w:marBottom w:val="0"/>
      <w:divBdr>
        <w:top w:val="none" w:sz="0" w:space="0" w:color="auto"/>
        <w:left w:val="none" w:sz="0" w:space="0" w:color="auto"/>
        <w:bottom w:val="none" w:sz="0" w:space="0" w:color="auto"/>
        <w:right w:val="none" w:sz="0" w:space="0" w:color="auto"/>
      </w:divBdr>
    </w:div>
    <w:div w:id="1196889634">
      <w:bodyDiv w:val="1"/>
      <w:marLeft w:val="0"/>
      <w:marRight w:val="0"/>
      <w:marTop w:val="0"/>
      <w:marBottom w:val="0"/>
      <w:divBdr>
        <w:top w:val="none" w:sz="0" w:space="0" w:color="auto"/>
        <w:left w:val="none" w:sz="0" w:space="0" w:color="auto"/>
        <w:bottom w:val="none" w:sz="0" w:space="0" w:color="auto"/>
        <w:right w:val="none" w:sz="0" w:space="0" w:color="auto"/>
      </w:divBdr>
    </w:div>
    <w:div w:id="1198464980">
      <w:bodyDiv w:val="1"/>
      <w:marLeft w:val="0"/>
      <w:marRight w:val="0"/>
      <w:marTop w:val="0"/>
      <w:marBottom w:val="0"/>
      <w:divBdr>
        <w:top w:val="none" w:sz="0" w:space="0" w:color="auto"/>
        <w:left w:val="none" w:sz="0" w:space="0" w:color="auto"/>
        <w:bottom w:val="none" w:sz="0" w:space="0" w:color="auto"/>
        <w:right w:val="none" w:sz="0" w:space="0" w:color="auto"/>
      </w:divBdr>
    </w:div>
    <w:div w:id="1207058439">
      <w:bodyDiv w:val="1"/>
      <w:marLeft w:val="0"/>
      <w:marRight w:val="0"/>
      <w:marTop w:val="0"/>
      <w:marBottom w:val="0"/>
      <w:divBdr>
        <w:top w:val="none" w:sz="0" w:space="0" w:color="auto"/>
        <w:left w:val="none" w:sz="0" w:space="0" w:color="auto"/>
        <w:bottom w:val="none" w:sz="0" w:space="0" w:color="auto"/>
        <w:right w:val="none" w:sz="0" w:space="0" w:color="auto"/>
      </w:divBdr>
    </w:div>
    <w:div w:id="1213349165">
      <w:bodyDiv w:val="1"/>
      <w:marLeft w:val="0"/>
      <w:marRight w:val="0"/>
      <w:marTop w:val="0"/>
      <w:marBottom w:val="0"/>
      <w:divBdr>
        <w:top w:val="none" w:sz="0" w:space="0" w:color="auto"/>
        <w:left w:val="none" w:sz="0" w:space="0" w:color="auto"/>
        <w:bottom w:val="none" w:sz="0" w:space="0" w:color="auto"/>
        <w:right w:val="none" w:sz="0" w:space="0" w:color="auto"/>
      </w:divBdr>
    </w:div>
    <w:div w:id="1223904862">
      <w:bodyDiv w:val="1"/>
      <w:marLeft w:val="0"/>
      <w:marRight w:val="0"/>
      <w:marTop w:val="0"/>
      <w:marBottom w:val="0"/>
      <w:divBdr>
        <w:top w:val="none" w:sz="0" w:space="0" w:color="auto"/>
        <w:left w:val="none" w:sz="0" w:space="0" w:color="auto"/>
        <w:bottom w:val="none" w:sz="0" w:space="0" w:color="auto"/>
        <w:right w:val="none" w:sz="0" w:space="0" w:color="auto"/>
      </w:divBdr>
    </w:div>
    <w:div w:id="1230000766">
      <w:bodyDiv w:val="1"/>
      <w:marLeft w:val="0"/>
      <w:marRight w:val="0"/>
      <w:marTop w:val="0"/>
      <w:marBottom w:val="0"/>
      <w:divBdr>
        <w:top w:val="none" w:sz="0" w:space="0" w:color="auto"/>
        <w:left w:val="none" w:sz="0" w:space="0" w:color="auto"/>
        <w:bottom w:val="none" w:sz="0" w:space="0" w:color="auto"/>
        <w:right w:val="none" w:sz="0" w:space="0" w:color="auto"/>
      </w:divBdr>
    </w:div>
    <w:div w:id="1235823030">
      <w:bodyDiv w:val="1"/>
      <w:marLeft w:val="0"/>
      <w:marRight w:val="0"/>
      <w:marTop w:val="0"/>
      <w:marBottom w:val="0"/>
      <w:divBdr>
        <w:top w:val="none" w:sz="0" w:space="0" w:color="auto"/>
        <w:left w:val="none" w:sz="0" w:space="0" w:color="auto"/>
        <w:bottom w:val="none" w:sz="0" w:space="0" w:color="auto"/>
        <w:right w:val="none" w:sz="0" w:space="0" w:color="auto"/>
      </w:divBdr>
    </w:div>
    <w:div w:id="1264727125">
      <w:bodyDiv w:val="1"/>
      <w:marLeft w:val="0"/>
      <w:marRight w:val="0"/>
      <w:marTop w:val="0"/>
      <w:marBottom w:val="0"/>
      <w:divBdr>
        <w:top w:val="none" w:sz="0" w:space="0" w:color="auto"/>
        <w:left w:val="none" w:sz="0" w:space="0" w:color="auto"/>
        <w:bottom w:val="none" w:sz="0" w:space="0" w:color="auto"/>
        <w:right w:val="none" w:sz="0" w:space="0" w:color="auto"/>
      </w:divBdr>
    </w:div>
    <w:div w:id="1269048462">
      <w:bodyDiv w:val="1"/>
      <w:marLeft w:val="0"/>
      <w:marRight w:val="0"/>
      <w:marTop w:val="0"/>
      <w:marBottom w:val="0"/>
      <w:divBdr>
        <w:top w:val="none" w:sz="0" w:space="0" w:color="auto"/>
        <w:left w:val="none" w:sz="0" w:space="0" w:color="auto"/>
        <w:bottom w:val="none" w:sz="0" w:space="0" w:color="auto"/>
        <w:right w:val="none" w:sz="0" w:space="0" w:color="auto"/>
      </w:divBdr>
    </w:div>
    <w:div w:id="1288588075">
      <w:bodyDiv w:val="1"/>
      <w:marLeft w:val="0"/>
      <w:marRight w:val="0"/>
      <w:marTop w:val="0"/>
      <w:marBottom w:val="0"/>
      <w:divBdr>
        <w:top w:val="none" w:sz="0" w:space="0" w:color="auto"/>
        <w:left w:val="none" w:sz="0" w:space="0" w:color="auto"/>
        <w:bottom w:val="none" w:sz="0" w:space="0" w:color="auto"/>
        <w:right w:val="none" w:sz="0" w:space="0" w:color="auto"/>
      </w:divBdr>
    </w:div>
    <w:div w:id="1298756751">
      <w:bodyDiv w:val="1"/>
      <w:marLeft w:val="0"/>
      <w:marRight w:val="0"/>
      <w:marTop w:val="0"/>
      <w:marBottom w:val="0"/>
      <w:divBdr>
        <w:top w:val="none" w:sz="0" w:space="0" w:color="auto"/>
        <w:left w:val="none" w:sz="0" w:space="0" w:color="auto"/>
        <w:bottom w:val="none" w:sz="0" w:space="0" w:color="auto"/>
        <w:right w:val="none" w:sz="0" w:space="0" w:color="auto"/>
      </w:divBdr>
    </w:div>
    <w:div w:id="1301420491">
      <w:bodyDiv w:val="1"/>
      <w:marLeft w:val="0"/>
      <w:marRight w:val="0"/>
      <w:marTop w:val="0"/>
      <w:marBottom w:val="0"/>
      <w:divBdr>
        <w:top w:val="none" w:sz="0" w:space="0" w:color="auto"/>
        <w:left w:val="none" w:sz="0" w:space="0" w:color="auto"/>
        <w:bottom w:val="none" w:sz="0" w:space="0" w:color="auto"/>
        <w:right w:val="none" w:sz="0" w:space="0" w:color="auto"/>
      </w:divBdr>
    </w:div>
    <w:div w:id="1306622729">
      <w:bodyDiv w:val="1"/>
      <w:marLeft w:val="0"/>
      <w:marRight w:val="0"/>
      <w:marTop w:val="0"/>
      <w:marBottom w:val="0"/>
      <w:divBdr>
        <w:top w:val="none" w:sz="0" w:space="0" w:color="auto"/>
        <w:left w:val="none" w:sz="0" w:space="0" w:color="auto"/>
        <w:bottom w:val="none" w:sz="0" w:space="0" w:color="auto"/>
        <w:right w:val="none" w:sz="0" w:space="0" w:color="auto"/>
      </w:divBdr>
    </w:div>
    <w:div w:id="1401830677">
      <w:bodyDiv w:val="1"/>
      <w:marLeft w:val="0"/>
      <w:marRight w:val="0"/>
      <w:marTop w:val="0"/>
      <w:marBottom w:val="0"/>
      <w:divBdr>
        <w:top w:val="none" w:sz="0" w:space="0" w:color="auto"/>
        <w:left w:val="none" w:sz="0" w:space="0" w:color="auto"/>
        <w:bottom w:val="none" w:sz="0" w:space="0" w:color="auto"/>
        <w:right w:val="none" w:sz="0" w:space="0" w:color="auto"/>
      </w:divBdr>
    </w:div>
    <w:div w:id="1402286599">
      <w:bodyDiv w:val="1"/>
      <w:marLeft w:val="0"/>
      <w:marRight w:val="0"/>
      <w:marTop w:val="0"/>
      <w:marBottom w:val="0"/>
      <w:divBdr>
        <w:top w:val="none" w:sz="0" w:space="0" w:color="auto"/>
        <w:left w:val="none" w:sz="0" w:space="0" w:color="auto"/>
        <w:bottom w:val="none" w:sz="0" w:space="0" w:color="auto"/>
        <w:right w:val="none" w:sz="0" w:space="0" w:color="auto"/>
      </w:divBdr>
    </w:div>
    <w:div w:id="1414275394">
      <w:bodyDiv w:val="1"/>
      <w:marLeft w:val="0"/>
      <w:marRight w:val="0"/>
      <w:marTop w:val="0"/>
      <w:marBottom w:val="0"/>
      <w:divBdr>
        <w:top w:val="none" w:sz="0" w:space="0" w:color="auto"/>
        <w:left w:val="none" w:sz="0" w:space="0" w:color="auto"/>
        <w:bottom w:val="none" w:sz="0" w:space="0" w:color="auto"/>
        <w:right w:val="none" w:sz="0" w:space="0" w:color="auto"/>
      </w:divBdr>
    </w:div>
    <w:div w:id="1436560604">
      <w:bodyDiv w:val="1"/>
      <w:marLeft w:val="0"/>
      <w:marRight w:val="0"/>
      <w:marTop w:val="0"/>
      <w:marBottom w:val="0"/>
      <w:divBdr>
        <w:top w:val="none" w:sz="0" w:space="0" w:color="auto"/>
        <w:left w:val="none" w:sz="0" w:space="0" w:color="auto"/>
        <w:bottom w:val="none" w:sz="0" w:space="0" w:color="auto"/>
        <w:right w:val="none" w:sz="0" w:space="0" w:color="auto"/>
      </w:divBdr>
    </w:div>
    <w:div w:id="1480800386">
      <w:bodyDiv w:val="1"/>
      <w:marLeft w:val="0"/>
      <w:marRight w:val="0"/>
      <w:marTop w:val="0"/>
      <w:marBottom w:val="0"/>
      <w:divBdr>
        <w:top w:val="none" w:sz="0" w:space="0" w:color="auto"/>
        <w:left w:val="none" w:sz="0" w:space="0" w:color="auto"/>
        <w:bottom w:val="none" w:sz="0" w:space="0" w:color="auto"/>
        <w:right w:val="none" w:sz="0" w:space="0" w:color="auto"/>
      </w:divBdr>
    </w:div>
    <w:div w:id="1499727898">
      <w:bodyDiv w:val="1"/>
      <w:marLeft w:val="0"/>
      <w:marRight w:val="0"/>
      <w:marTop w:val="0"/>
      <w:marBottom w:val="0"/>
      <w:divBdr>
        <w:top w:val="none" w:sz="0" w:space="0" w:color="auto"/>
        <w:left w:val="none" w:sz="0" w:space="0" w:color="auto"/>
        <w:bottom w:val="none" w:sz="0" w:space="0" w:color="auto"/>
        <w:right w:val="none" w:sz="0" w:space="0" w:color="auto"/>
      </w:divBdr>
    </w:div>
    <w:div w:id="1506240628">
      <w:bodyDiv w:val="1"/>
      <w:marLeft w:val="0"/>
      <w:marRight w:val="0"/>
      <w:marTop w:val="0"/>
      <w:marBottom w:val="0"/>
      <w:divBdr>
        <w:top w:val="none" w:sz="0" w:space="0" w:color="auto"/>
        <w:left w:val="none" w:sz="0" w:space="0" w:color="auto"/>
        <w:bottom w:val="none" w:sz="0" w:space="0" w:color="auto"/>
        <w:right w:val="none" w:sz="0" w:space="0" w:color="auto"/>
      </w:divBdr>
    </w:div>
    <w:div w:id="1507212654">
      <w:bodyDiv w:val="1"/>
      <w:marLeft w:val="0"/>
      <w:marRight w:val="0"/>
      <w:marTop w:val="0"/>
      <w:marBottom w:val="0"/>
      <w:divBdr>
        <w:top w:val="none" w:sz="0" w:space="0" w:color="auto"/>
        <w:left w:val="none" w:sz="0" w:space="0" w:color="auto"/>
        <w:bottom w:val="none" w:sz="0" w:space="0" w:color="auto"/>
        <w:right w:val="none" w:sz="0" w:space="0" w:color="auto"/>
      </w:divBdr>
    </w:div>
    <w:div w:id="1517116964">
      <w:bodyDiv w:val="1"/>
      <w:marLeft w:val="0"/>
      <w:marRight w:val="0"/>
      <w:marTop w:val="0"/>
      <w:marBottom w:val="0"/>
      <w:divBdr>
        <w:top w:val="none" w:sz="0" w:space="0" w:color="auto"/>
        <w:left w:val="none" w:sz="0" w:space="0" w:color="auto"/>
        <w:bottom w:val="none" w:sz="0" w:space="0" w:color="auto"/>
        <w:right w:val="none" w:sz="0" w:space="0" w:color="auto"/>
      </w:divBdr>
    </w:div>
    <w:div w:id="1539121605">
      <w:bodyDiv w:val="1"/>
      <w:marLeft w:val="0"/>
      <w:marRight w:val="0"/>
      <w:marTop w:val="0"/>
      <w:marBottom w:val="0"/>
      <w:divBdr>
        <w:top w:val="none" w:sz="0" w:space="0" w:color="auto"/>
        <w:left w:val="none" w:sz="0" w:space="0" w:color="auto"/>
        <w:bottom w:val="none" w:sz="0" w:space="0" w:color="auto"/>
        <w:right w:val="none" w:sz="0" w:space="0" w:color="auto"/>
      </w:divBdr>
    </w:div>
    <w:div w:id="1539703120">
      <w:bodyDiv w:val="1"/>
      <w:marLeft w:val="0"/>
      <w:marRight w:val="0"/>
      <w:marTop w:val="0"/>
      <w:marBottom w:val="0"/>
      <w:divBdr>
        <w:top w:val="none" w:sz="0" w:space="0" w:color="auto"/>
        <w:left w:val="none" w:sz="0" w:space="0" w:color="auto"/>
        <w:bottom w:val="none" w:sz="0" w:space="0" w:color="auto"/>
        <w:right w:val="none" w:sz="0" w:space="0" w:color="auto"/>
      </w:divBdr>
    </w:div>
    <w:div w:id="1544631724">
      <w:bodyDiv w:val="1"/>
      <w:marLeft w:val="0"/>
      <w:marRight w:val="0"/>
      <w:marTop w:val="0"/>
      <w:marBottom w:val="0"/>
      <w:divBdr>
        <w:top w:val="none" w:sz="0" w:space="0" w:color="auto"/>
        <w:left w:val="none" w:sz="0" w:space="0" w:color="auto"/>
        <w:bottom w:val="none" w:sz="0" w:space="0" w:color="auto"/>
        <w:right w:val="none" w:sz="0" w:space="0" w:color="auto"/>
      </w:divBdr>
    </w:div>
    <w:div w:id="1546138048">
      <w:bodyDiv w:val="1"/>
      <w:marLeft w:val="0"/>
      <w:marRight w:val="0"/>
      <w:marTop w:val="0"/>
      <w:marBottom w:val="0"/>
      <w:divBdr>
        <w:top w:val="none" w:sz="0" w:space="0" w:color="auto"/>
        <w:left w:val="none" w:sz="0" w:space="0" w:color="auto"/>
        <w:bottom w:val="none" w:sz="0" w:space="0" w:color="auto"/>
        <w:right w:val="none" w:sz="0" w:space="0" w:color="auto"/>
      </w:divBdr>
    </w:div>
    <w:div w:id="1563173532">
      <w:bodyDiv w:val="1"/>
      <w:marLeft w:val="0"/>
      <w:marRight w:val="0"/>
      <w:marTop w:val="0"/>
      <w:marBottom w:val="0"/>
      <w:divBdr>
        <w:top w:val="none" w:sz="0" w:space="0" w:color="auto"/>
        <w:left w:val="none" w:sz="0" w:space="0" w:color="auto"/>
        <w:bottom w:val="none" w:sz="0" w:space="0" w:color="auto"/>
        <w:right w:val="none" w:sz="0" w:space="0" w:color="auto"/>
      </w:divBdr>
    </w:div>
    <w:div w:id="1576435689">
      <w:bodyDiv w:val="1"/>
      <w:marLeft w:val="0"/>
      <w:marRight w:val="0"/>
      <w:marTop w:val="0"/>
      <w:marBottom w:val="0"/>
      <w:divBdr>
        <w:top w:val="none" w:sz="0" w:space="0" w:color="auto"/>
        <w:left w:val="none" w:sz="0" w:space="0" w:color="auto"/>
        <w:bottom w:val="none" w:sz="0" w:space="0" w:color="auto"/>
        <w:right w:val="none" w:sz="0" w:space="0" w:color="auto"/>
      </w:divBdr>
    </w:div>
    <w:div w:id="1576629853">
      <w:bodyDiv w:val="1"/>
      <w:marLeft w:val="0"/>
      <w:marRight w:val="0"/>
      <w:marTop w:val="0"/>
      <w:marBottom w:val="0"/>
      <w:divBdr>
        <w:top w:val="none" w:sz="0" w:space="0" w:color="auto"/>
        <w:left w:val="none" w:sz="0" w:space="0" w:color="auto"/>
        <w:bottom w:val="none" w:sz="0" w:space="0" w:color="auto"/>
        <w:right w:val="none" w:sz="0" w:space="0" w:color="auto"/>
      </w:divBdr>
    </w:div>
    <w:div w:id="1580140537">
      <w:bodyDiv w:val="1"/>
      <w:marLeft w:val="0"/>
      <w:marRight w:val="0"/>
      <w:marTop w:val="0"/>
      <w:marBottom w:val="0"/>
      <w:divBdr>
        <w:top w:val="none" w:sz="0" w:space="0" w:color="auto"/>
        <w:left w:val="none" w:sz="0" w:space="0" w:color="auto"/>
        <w:bottom w:val="none" w:sz="0" w:space="0" w:color="auto"/>
        <w:right w:val="none" w:sz="0" w:space="0" w:color="auto"/>
      </w:divBdr>
    </w:div>
    <w:div w:id="1607082725">
      <w:bodyDiv w:val="1"/>
      <w:marLeft w:val="0"/>
      <w:marRight w:val="0"/>
      <w:marTop w:val="0"/>
      <w:marBottom w:val="0"/>
      <w:divBdr>
        <w:top w:val="none" w:sz="0" w:space="0" w:color="auto"/>
        <w:left w:val="none" w:sz="0" w:space="0" w:color="auto"/>
        <w:bottom w:val="none" w:sz="0" w:space="0" w:color="auto"/>
        <w:right w:val="none" w:sz="0" w:space="0" w:color="auto"/>
      </w:divBdr>
    </w:div>
    <w:div w:id="1634628606">
      <w:bodyDiv w:val="1"/>
      <w:marLeft w:val="0"/>
      <w:marRight w:val="0"/>
      <w:marTop w:val="0"/>
      <w:marBottom w:val="0"/>
      <w:divBdr>
        <w:top w:val="none" w:sz="0" w:space="0" w:color="auto"/>
        <w:left w:val="none" w:sz="0" w:space="0" w:color="auto"/>
        <w:bottom w:val="none" w:sz="0" w:space="0" w:color="auto"/>
        <w:right w:val="none" w:sz="0" w:space="0" w:color="auto"/>
      </w:divBdr>
    </w:div>
    <w:div w:id="1635716621">
      <w:bodyDiv w:val="1"/>
      <w:marLeft w:val="0"/>
      <w:marRight w:val="0"/>
      <w:marTop w:val="0"/>
      <w:marBottom w:val="0"/>
      <w:divBdr>
        <w:top w:val="none" w:sz="0" w:space="0" w:color="auto"/>
        <w:left w:val="none" w:sz="0" w:space="0" w:color="auto"/>
        <w:bottom w:val="none" w:sz="0" w:space="0" w:color="auto"/>
        <w:right w:val="none" w:sz="0" w:space="0" w:color="auto"/>
      </w:divBdr>
    </w:div>
    <w:div w:id="1647247823">
      <w:bodyDiv w:val="1"/>
      <w:marLeft w:val="0"/>
      <w:marRight w:val="0"/>
      <w:marTop w:val="0"/>
      <w:marBottom w:val="0"/>
      <w:divBdr>
        <w:top w:val="none" w:sz="0" w:space="0" w:color="auto"/>
        <w:left w:val="none" w:sz="0" w:space="0" w:color="auto"/>
        <w:bottom w:val="none" w:sz="0" w:space="0" w:color="auto"/>
        <w:right w:val="none" w:sz="0" w:space="0" w:color="auto"/>
      </w:divBdr>
    </w:div>
    <w:div w:id="1648779723">
      <w:bodyDiv w:val="1"/>
      <w:marLeft w:val="0"/>
      <w:marRight w:val="0"/>
      <w:marTop w:val="0"/>
      <w:marBottom w:val="0"/>
      <w:divBdr>
        <w:top w:val="none" w:sz="0" w:space="0" w:color="auto"/>
        <w:left w:val="none" w:sz="0" w:space="0" w:color="auto"/>
        <w:bottom w:val="none" w:sz="0" w:space="0" w:color="auto"/>
        <w:right w:val="none" w:sz="0" w:space="0" w:color="auto"/>
      </w:divBdr>
    </w:div>
    <w:div w:id="1661735815">
      <w:bodyDiv w:val="1"/>
      <w:marLeft w:val="0"/>
      <w:marRight w:val="0"/>
      <w:marTop w:val="0"/>
      <w:marBottom w:val="0"/>
      <w:divBdr>
        <w:top w:val="none" w:sz="0" w:space="0" w:color="auto"/>
        <w:left w:val="none" w:sz="0" w:space="0" w:color="auto"/>
        <w:bottom w:val="none" w:sz="0" w:space="0" w:color="auto"/>
        <w:right w:val="none" w:sz="0" w:space="0" w:color="auto"/>
      </w:divBdr>
    </w:div>
    <w:div w:id="1662393834">
      <w:bodyDiv w:val="1"/>
      <w:marLeft w:val="0"/>
      <w:marRight w:val="0"/>
      <w:marTop w:val="0"/>
      <w:marBottom w:val="0"/>
      <w:divBdr>
        <w:top w:val="none" w:sz="0" w:space="0" w:color="auto"/>
        <w:left w:val="none" w:sz="0" w:space="0" w:color="auto"/>
        <w:bottom w:val="none" w:sz="0" w:space="0" w:color="auto"/>
        <w:right w:val="none" w:sz="0" w:space="0" w:color="auto"/>
      </w:divBdr>
    </w:div>
    <w:div w:id="1669019670">
      <w:bodyDiv w:val="1"/>
      <w:marLeft w:val="0"/>
      <w:marRight w:val="0"/>
      <w:marTop w:val="0"/>
      <w:marBottom w:val="0"/>
      <w:divBdr>
        <w:top w:val="none" w:sz="0" w:space="0" w:color="auto"/>
        <w:left w:val="none" w:sz="0" w:space="0" w:color="auto"/>
        <w:bottom w:val="none" w:sz="0" w:space="0" w:color="auto"/>
        <w:right w:val="none" w:sz="0" w:space="0" w:color="auto"/>
      </w:divBdr>
    </w:div>
    <w:div w:id="1671717769">
      <w:bodyDiv w:val="1"/>
      <w:marLeft w:val="0"/>
      <w:marRight w:val="0"/>
      <w:marTop w:val="0"/>
      <w:marBottom w:val="0"/>
      <w:divBdr>
        <w:top w:val="none" w:sz="0" w:space="0" w:color="auto"/>
        <w:left w:val="none" w:sz="0" w:space="0" w:color="auto"/>
        <w:bottom w:val="none" w:sz="0" w:space="0" w:color="auto"/>
        <w:right w:val="none" w:sz="0" w:space="0" w:color="auto"/>
      </w:divBdr>
    </w:div>
    <w:div w:id="1686514827">
      <w:bodyDiv w:val="1"/>
      <w:marLeft w:val="0"/>
      <w:marRight w:val="0"/>
      <w:marTop w:val="0"/>
      <w:marBottom w:val="0"/>
      <w:divBdr>
        <w:top w:val="none" w:sz="0" w:space="0" w:color="auto"/>
        <w:left w:val="none" w:sz="0" w:space="0" w:color="auto"/>
        <w:bottom w:val="none" w:sz="0" w:space="0" w:color="auto"/>
        <w:right w:val="none" w:sz="0" w:space="0" w:color="auto"/>
      </w:divBdr>
    </w:div>
    <w:div w:id="1711106328">
      <w:bodyDiv w:val="1"/>
      <w:marLeft w:val="0"/>
      <w:marRight w:val="0"/>
      <w:marTop w:val="0"/>
      <w:marBottom w:val="0"/>
      <w:divBdr>
        <w:top w:val="none" w:sz="0" w:space="0" w:color="auto"/>
        <w:left w:val="none" w:sz="0" w:space="0" w:color="auto"/>
        <w:bottom w:val="none" w:sz="0" w:space="0" w:color="auto"/>
        <w:right w:val="none" w:sz="0" w:space="0" w:color="auto"/>
      </w:divBdr>
    </w:div>
    <w:div w:id="1735737914">
      <w:bodyDiv w:val="1"/>
      <w:marLeft w:val="0"/>
      <w:marRight w:val="0"/>
      <w:marTop w:val="0"/>
      <w:marBottom w:val="0"/>
      <w:divBdr>
        <w:top w:val="none" w:sz="0" w:space="0" w:color="auto"/>
        <w:left w:val="none" w:sz="0" w:space="0" w:color="auto"/>
        <w:bottom w:val="none" w:sz="0" w:space="0" w:color="auto"/>
        <w:right w:val="none" w:sz="0" w:space="0" w:color="auto"/>
      </w:divBdr>
    </w:div>
    <w:div w:id="1741252595">
      <w:bodyDiv w:val="1"/>
      <w:marLeft w:val="0"/>
      <w:marRight w:val="0"/>
      <w:marTop w:val="0"/>
      <w:marBottom w:val="0"/>
      <w:divBdr>
        <w:top w:val="none" w:sz="0" w:space="0" w:color="auto"/>
        <w:left w:val="none" w:sz="0" w:space="0" w:color="auto"/>
        <w:bottom w:val="none" w:sz="0" w:space="0" w:color="auto"/>
        <w:right w:val="none" w:sz="0" w:space="0" w:color="auto"/>
      </w:divBdr>
    </w:div>
    <w:div w:id="1762334036">
      <w:bodyDiv w:val="1"/>
      <w:marLeft w:val="0"/>
      <w:marRight w:val="0"/>
      <w:marTop w:val="0"/>
      <w:marBottom w:val="0"/>
      <w:divBdr>
        <w:top w:val="none" w:sz="0" w:space="0" w:color="auto"/>
        <w:left w:val="none" w:sz="0" w:space="0" w:color="auto"/>
        <w:bottom w:val="none" w:sz="0" w:space="0" w:color="auto"/>
        <w:right w:val="none" w:sz="0" w:space="0" w:color="auto"/>
      </w:divBdr>
    </w:div>
    <w:div w:id="1780446259">
      <w:bodyDiv w:val="1"/>
      <w:marLeft w:val="0"/>
      <w:marRight w:val="0"/>
      <w:marTop w:val="0"/>
      <w:marBottom w:val="0"/>
      <w:divBdr>
        <w:top w:val="none" w:sz="0" w:space="0" w:color="auto"/>
        <w:left w:val="none" w:sz="0" w:space="0" w:color="auto"/>
        <w:bottom w:val="none" w:sz="0" w:space="0" w:color="auto"/>
        <w:right w:val="none" w:sz="0" w:space="0" w:color="auto"/>
      </w:divBdr>
    </w:div>
    <w:div w:id="1785886902">
      <w:bodyDiv w:val="1"/>
      <w:marLeft w:val="0"/>
      <w:marRight w:val="0"/>
      <w:marTop w:val="0"/>
      <w:marBottom w:val="0"/>
      <w:divBdr>
        <w:top w:val="none" w:sz="0" w:space="0" w:color="auto"/>
        <w:left w:val="none" w:sz="0" w:space="0" w:color="auto"/>
        <w:bottom w:val="none" w:sz="0" w:space="0" w:color="auto"/>
        <w:right w:val="none" w:sz="0" w:space="0" w:color="auto"/>
      </w:divBdr>
    </w:div>
    <w:div w:id="1787457986">
      <w:bodyDiv w:val="1"/>
      <w:marLeft w:val="0"/>
      <w:marRight w:val="0"/>
      <w:marTop w:val="0"/>
      <w:marBottom w:val="0"/>
      <w:divBdr>
        <w:top w:val="none" w:sz="0" w:space="0" w:color="auto"/>
        <w:left w:val="none" w:sz="0" w:space="0" w:color="auto"/>
        <w:bottom w:val="none" w:sz="0" w:space="0" w:color="auto"/>
        <w:right w:val="none" w:sz="0" w:space="0" w:color="auto"/>
      </w:divBdr>
    </w:div>
    <w:div w:id="1807114540">
      <w:bodyDiv w:val="1"/>
      <w:marLeft w:val="0"/>
      <w:marRight w:val="0"/>
      <w:marTop w:val="0"/>
      <w:marBottom w:val="0"/>
      <w:divBdr>
        <w:top w:val="none" w:sz="0" w:space="0" w:color="auto"/>
        <w:left w:val="none" w:sz="0" w:space="0" w:color="auto"/>
        <w:bottom w:val="none" w:sz="0" w:space="0" w:color="auto"/>
        <w:right w:val="none" w:sz="0" w:space="0" w:color="auto"/>
      </w:divBdr>
    </w:div>
    <w:div w:id="1820536363">
      <w:bodyDiv w:val="1"/>
      <w:marLeft w:val="0"/>
      <w:marRight w:val="0"/>
      <w:marTop w:val="0"/>
      <w:marBottom w:val="0"/>
      <w:divBdr>
        <w:top w:val="none" w:sz="0" w:space="0" w:color="auto"/>
        <w:left w:val="none" w:sz="0" w:space="0" w:color="auto"/>
        <w:bottom w:val="none" w:sz="0" w:space="0" w:color="auto"/>
        <w:right w:val="none" w:sz="0" w:space="0" w:color="auto"/>
      </w:divBdr>
    </w:div>
    <w:div w:id="1826898115">
      <w:bodyDiv w:val="1"/>
      <w:marLeft w:val="0"/>
      <w:marRight w:val="0"/>
      <w:marTop w:val="0"/>
      <w:marBottom w:val="0"/>
      <w:divBdr>
        <w:top w:val="none" w:sz="0" w:space="0" w:color="auto"/>
        <w:left w:val="none" w:sz="0" w:space="0" w:color="auto"/>
        <w:bottom w:val="none" w:sz="0" w:space="0" w:color="auto"/>
        <w:right w:val="none" w:sz="0" w:space="0" w:color="auto"/>
      </w:divBdr>
    </w:div>
    <w:div w:id="1852447789">
      <w:bodyDiv w:val="1"/>
      <w:marLeft w:val="0"/>
      <w:marRight w:val="0"/>
      <w:marTop w:val="0"/>
      <w:marBottom w:val="0"/>
      <w:divBdr>
        <w:top w:val="none" w:sz="0" w:space="0" w:color="auto"/>
        <w:left w:val="none" w:sz="0" w:space="0" w:color="auto"/>
        <w:bottom w:val="none" w:sz="0" w:space="0" w:color="auto"/>
        <w:right w:val="none" w:sz="0" w:space="0" w:color="auto"/>
      </w:divBdr>
    </w:div>
    <w:div w:id="1856962919">
      <w:bodyDiv w:val="1"/>
      <w:marLeft w:val="0"/>
      <w:marRight w:val="0"/>
      <w:marTop w:val="0"/>
      <w:marBottom w:val="0"/>
      <w:divBdr>
        <w:top w:val="none" w:sz="0" w:space="0" w:color="auto"/>
        <w:left w:val="none" w:sz="0" w:space="0" w:color="auto"/>
        <w:bottom w:val="none" w:sz="0" w:space="0" w:color="auto"/>
        <w:right w:val="none" w:sz="0" w:space="0" w:color="auto"/>
      </w:divBdr>
      <w:divsChild>
        <w:div w:id="1305938053">
          <w:marLeft w:val="0"/>
          <w:marRight w:val="0"/>
          <w:marTop w:val="0"/>
          <w:marBottom w:val="0"/>
          <w:divBdr>
            <w:top w:val="none" w:sz="0" w:space="0" w:color="auto"/>
            <w:left w:val="none" w:sz="0" w:space="0" w:color="auto"/>
            <w:bottom w:val="none" w:sz="0" w:space="0" w:color="auto"/>
            <w:right w:val="none" w:sz="0" w:space="0" w:color="auto"/>
          </w:divBdr>
          <w:divsChild>
            <w:div w:id="291325342">
              <w:marLeft w:val="0"/>
              <w:marRight w:val="0"/>
              <w:marTop w:val="0"/>
              <w:marBottom w:val="0"/>
              <w:divBdr>
                <w:top w:val="none" w:sz="0" w:space="0" w:color="auto"/>
                <w:left w:val="none" w:sz="0" w:space="0" w:color="auto"/>
                <w:bottom w:val="none" w:sz="0" w:space="0" w:color="auto"/>
                <w:right w:val="none" w:sz="0" w:space="0" w:color="auto"/>
              </w:divBdr>
              <w:divsChild>
                <w:div w:id="449740389">
                  <w:marLeft w:val="0"/>
                  <w:marRight w:val="0"/>
                  <w:marTop w:val="0"/>
                  <w:marBottom w:val="0"/>
                  <w:divBdr>
                    <w:top w:val="none" w:sz="0" w:space="0" w:color="auto"/>
                    <w:left w:val="none" w:sz="0" w:space="0" w:color="auto"/>
                    <w:bottom w:val="none" w:sz="0" w:space="0" w:color="auto"/>
                    <w:right w:val="none" w:sz="0" w:space="0" w:color="auto"/>
                  </w:divBdr>
                  <w:divsChild>
                    <w:div w:id="1512262418">
                      <w:marLeft w:val="0"/>
                      <w:marRight w:val="0"/>
                      <w:marTop w:val="0"/>
                      <w:marBottom w:val="0"/>
                      <w:divBdr>
                        <w:top w:val="none" w:sz="0" w:space="0" w:color="auto"/>
                        <w:left w:val="none" w:sz="0" w:space="0" w:color="auto"/>
                        <w:bottom w:val="none" w:sz="0" w:space="0" w:color="auto"/>
                        <w:right w:val="none" w:sz="0" w:space="0" w:color="auto"/>
                      </w:divBdr>
                      <w:divsChild>
                        <w:div w:id="1171264095">
                          <w:marLeft w:val="0"/>
                          <w:marRight w:val="0"/>
                          <w:marTop w:val="0"/>
                          <w:marBottom w:val="0"/>
                          <w:divBdr>
                            <w:top w:val="none" w:sz="0" w:space="0" w:color="auto"/>
                            <w:left w:val="none" w:sz="0" w:space="0" w:color="auto"/>
                            <w:bottom w:val="none" w:sz="0" w:space="0" w:color="auto"/>
                            <w:right w:val="none" w:sz="0" w:space="0" w:color="auto"/>
                          </w:divBdr>
                          <w:divsChild>
                            <w:div w:id="2018070085">
                              <w:marLeft w:val="0"/>
                              <w:marRight w:val="0"/>
                              <w:marTop w:val="0"/>
                              <w:marBottom w:val="0"/>
                              <w:divBdr>
                                <w:top w:val="none" w:sz="0" w:space="0" w:color="auto"/>
                                <w:left w:val="none" w:sz="0" w:space="0" w:color="auto"/>
                                <w:bottom w:val="none" w:sz="0" w:space="0" w:color="auto"/>
                                <w:right w:val="none" w:sz="0" w:space="0" w:color="auto"/>
                              </w:divBdr>
                              <w:divsChild>
                                <w:div w:id="1209729371">
                                  <w:marLeft w:val="0"/>
                                  <w:marRight w:val="0"/>
                                  <w:marTop w:val="0"/>
                                  <w:marBottom w:val="0"/>
                                  <w:divBdr>
                                    <w:top w:val="none" w:sz="0" w:space="0" w:color="auto"/>
                                    <w:left w:val="none" w:sz="0" w:space="0" w:color="auto"/>
                                    <w:bottom w:val="none" w:sz="0" w:space="0" w:color="auto"/>
                                    <w:right w:val="none" w:sz="0" w:space="0" w:color="auto"/>
                                  </w:divBdr>
                                  <w:divsChild>
                                    <w:div w:id="104112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041193">
                      <w:marLeft w:val="0"/>
                      <w:marRight w:val="0"/>
                      <w:marTop w:val="0"/>
                      <w:marBottom w:val="0"/>
                      <w:divBdr>
                        <w:top w:val="none" w:sz="0" w:space="0" w:color="auto"/>
                        <w:left w:val="none" w:sz="0" w:space="0" w:color="auto"/>
                        <w:bottom w:val="none" w:sz="0" w:space="0" w:color="auto"/>
                        <w:right w:val="none" w:sz="0" w:space="0" w:color="auto"/>
                      </w:divBdr>
                      <w:divsChild>
                        <w:div w:id="29603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706187">
      <w:bodyDiv w:val="1"/>
      <w:marLeft w:val="0"/>
      <w:marRight w:val="0"/>
      <w:marTop w:val="0"/>
      <w:marBottom w:val="0"/>
      <w:divBdr>
        <w:top w:val="none" w:sz="0" w:space="0" w:color="auto"/>
        <w:left w:val="none" w:sz="0" w:space="0" w:color="auto"/>
        <w:bottom w:val="none" w:sz="0" w:space="0" w:color="auto"/>
        <w:right w:val="none" w:sz="0" w:space="0" w:color="auto"/>
      </w:divBdr>
    </w:div>
    <w:div w:id="1874296775">
      <w:bodyDiv w:val="1"/>
      <w:marLeft w:val="0"/>
      <w:marRight w:val="0"/>
      <w:marTop w:val="0"/>
      <w:marBottom w:val="0"/>
      <w:divBdr>
        <w:top w:val="none" w:sz="0" w:space="0" w:color="auto"/>
        <w:left w:val="none" w:sz="0" w:space="0" w:color="auto"/>
        <w:bottom w:val="none" w:sz="0" w:space="0" w:color="auto"/>
        <w:right w:val="none" w:sz="0" w:space="0" w:color="auto"/>
      </w:divBdr>
    </w:div>
    <w:div w:id="1882668628">
      <w:bodyDiv w:val="1"/>
      <w:marLeft w:val="0"/>
      <w:marRight w:val="0"/>
      <w:marTop w:val="0"/>
      <w:marBottom w:val="0"/>
      <w:divBdr>
        <w:top w:val="none" w:sz="0" w:space="0" w:color="auto"/>
        <w:left w:val="none" w:sz="0" w:space="0" w:color="auto"/>
        <w:bottom w:val="none" w:sz="0" w:space="0" w:color="auto"/>
        <w:right w:val="none" w:sz="0" w:space="0" w:color="auto"/>
      </w:divBdr>
    </w:div>
    <w:div w:id="1902055286">
      <w:bodyDiv w:val="1"/>
      <w:marLeft w:val="0"/>
      <w:marRight w:val="0"/>
      <w:marTop w:val="0"/>
      <w:marBottom w:val="0"/>
      <w:divBdr>
        <w:top w:val="none" w:sz="0" w:space="0" w:color="auto"/>
        <w:left w:val="none" w:sz="0" w:space="0" w:color="auto"/>
        <w:bottom w:val="none" w:sz="0" w:space="0" w:color="auto"/>
        <w:right w:val="none" w:sz="0" w:space="0" w:color="auto"/>
      </w:divBdr>
    </w:div>
    <w:div w:id="1915966425">
      <w:bodyDiv w:val="1"/>
      <w:marLeft w:val="0"/>
      <w:marRight w:val="0"/>
      <w:marTop w:val="0"/>
      <w:marBottom w:val="0"/>
      <w:divBdr>
        <w:top w:val="none" w:sz="0" w:space="0" w:color="auto"/>
        <w:left w:val="none" w:sz="0" w:space="0" w:color="auto"/>
        <w:bottom w:val="none" w:sz="0" w:space="0" w:color="auto"/>
        <w:right w:val="none" w:sz="0" w:space="0" w:color="auto"/>
      </w:divBdr>
    </w:div>
    <w:div w:id="1919362344">
      <w:bodyDiv w:val="1"/>
      <w:marLeft w:val="0"/>
      <w:marRight w:val="0"/>
      <w:marTop w:val="0"/>
      <w:marBottom w:val="0"/>
      <w:divBdr>
        <w:top w:val="none" w:sz="0" w:space="0" w:color="auto"/>
        <w:left w:val="none" w:sz="0" w:space="0" w:color="auto"/>
        <w:bottom w:val="none" w:sz="0" w:space="0" w:color="auto"/>
        <w:right w:val="none" w:sz="0" w:space="0" w:color="auto"/>
      </w:divBdr>
    </w:div>
    <w:div w:id="1924684727">
      <w:bodyDiv w:val="1"/>
      <w:marLeft w:val="0"/>
      <w:marRight w:val="0"/>
      <w:marTop w:val="0"/>
      <w:marBottom w:val="0"/>
      <w:divBdr>
        <w:top w:val="none" w:sz="0" w:space="0" w:color="auto"/>
        <w:left w:val="none" w:sz="0" w:space="0" w:color="auto"/>
        <w:bottom w:val="none" w:sz="0" w:space="0" w:color="auto"/>
        <w:right w:val="none" w:sz="0" w:space="0" w:color="auto"/>
      </w:divBdr>
    </w:div>
    <w:div w:id="1929070076">
      <w:bodyDiv w:val="1"/>
      <w:marLeft w:val="0"/>
      <w:marRight w:val="0"/>
      <w:marTop w:val="0"/>
      <w:marBottom w:val="0"/>
      <w:divBdr>
        <w:top w:val="none" w:sz="0" w:space="0" w:color="auto"/>
        <w:left w:val="none" w:sz="0" w:space="0" w:color="auto"/>
        <w:bottom w:val="none" w:sz="0" w:space="0" w:color="auto"/>
        <w:right w:val="none" w:sz="0" w:space="0" w:color="auto"/>
      </w:divBdr>
    </w:div>
    <w:div w:id="1938782515">
      <w:bodyDiv w:val="1"/>
      <w:marLeft w:val="0"/>
      <w:marRight w:val="0"/>
      <w:marTop w:val="0"/>
      <w:marBottom w:val="0"/>
      <w:divBdr>
        <w:top w:val="none" w:sz="0" w:space="0" w:color="auto"/>
        <w:left w:val="none" w:sz="0" w:space="0" w:color="auto"/>
        <w:bottom w:val="none" w:sz="0" w:space="0" w:color="auto"/>
        <w:right w:val="none" w:sz="0" w:space="0" w:color="auto"/>
      </w:divBdr>
    </w:div>
    <w:div w:id="1949267902">
      <w:bodyDiv w:val="1"/>
      <w:marLeft w:val="0"/>
      <w:marRight w:val="0"/>
      <w:marTop w:val="0"/>
      <w:marBottom w:val="0"/>
      <w:divBdr>
        <w:top w:val="none" w:sz="0" w:space="0" w:color="auto"/>
        <w:left w:val="none" w:sz="0" w:space="0" w:color="auto"/>
        <w:bottom w:val="none" w:sz="0" w:space="0" w:color="auto"/>
        <w:right w:val="none" w:sz="0" w:space="0" w:color="auto"/>
      </w:divBdr>
    </w:div>
    <w:div w:id="1979188628">
      <w:bodyDiv w:val="1"/>
      <w:marLeft w:val="0"/>
      <w:marRight w:val="0"/>
      <w:marTop w:val="0"/>
      <w:marBottom w:val="0"/>
      <w:divBdr>
        <w:top w:val="none" w:sz="0" w:space="0" w:color="auto"/>
        <w:left w:val="none" w:sz="0" w:space="0" w:color="auto"/>
        <w:bottom w:val="none" w:sz="0" w:space="0" w:color="auto"/>
        <w:right w:val="none" w:sz="0" w:space="0" w:color="auto"/>
      </w:divBdr>
    </w:div>
    <w:div w:id="1997031912">
      <w:bodyDiv w:val="1"/>
      <w:marLeft w:val="0"/>
      <w:marRight w:val="0"/>
      <w:marTop w:val="0"/>
      <w:marBottom w:val="0"/>
      <w:divBdr>
        <w:top w:val="none" w:sz="0" w:space="0" w:color="auto"/>
        <w:left w:val="none" w:sz="0" w:space="0" w:color="auto"/>
        <w:bottom w:val="none" w:sz="0" w:space="0" w:color="auto"/>
        <w:right w:val="none" w:sz="0" w:space="0" w:color="auto"/>
      </w:divBdr>
    </w:div>
    <w:div w:id="1999994004">
      <w:bodyDiv w:val="1"/>
      <w:marLeft w:val="0"/>
      <w:marRight w:val="0"/>
      <w:marTop w:val="0"/>
      <w:marBottom w:val="0"/>
      <w:divBdr>
        <w:top w:val="none" w:sz="0" w:space="0" w:color="auto"/>
        <w:left w:val="none" w:sz="0" w:space="0" w:color="auto"/>
        <w:bottom w:val="none" w:sz="0" w:space="0" w:color="auto"/>
        <w:right w:val="none" w:sz="0" w:space="0" w:color="auto"/>
      </w:divBdr>
    </w:div>
    <w:div w:id="2002659800">
      <w:bodyDiv w:val="1"/>
      <w:marLeft w:val="0"/>
      <w:marRight w:val="0"/>
      <w:marTop w:val="0"/>
      <w:marBottom w:val="0"/>
      <w:divBdr>
        <w:top w:val="none" w:sz="0" w:space="0" w:color="auto"/>
        <w:left w:val="none" w:sz="0" w:space="0" w:color="auto"/>
        <w:bottom w:val="none" w:sz="0" w:space="0" w:color="auto"/>
        <w:right w:val="none" w:sz="0" w:space="0" w:color="auto"/>
      </w:divBdr>
    </w:div>
    <w:div w:id="2007055062">
      <w:bodyDiv w:val="1"/>
      <w:marLeft w:val="0"/>
      <w:marRight w:val="0"/>
      <w:marTop w:val="0"/>
      <w:marBottom w:val="0"/>
      <w:divBdr>
        <w:top w:val="none" w:sz="0" w:space="0" w:color="auto"/>
        <w:left w:val="none" w:sz="0" w:space="0" w:color="auto"/>
        <w:bottom w:val="none" w:sz="0" w:space="0" w:color="auto"/>
        <w:right w:val="none" w:sz="0" w:space="0" w:color="auto"/>
      </w:divBdr>
    </w:div>
    <w:div w:id="2021005661">
      <w:bodyDiv w:val="1"/>
      <w:marLeft w:val="0"/>
      <w:marRight w:val="0"/>
      <w:marTop w:val="0"/>
      <w:marBottom w:val="0"/>
      <w:divBdr>
        <w:top w:val="none" w:sz="0" w:space="0" w:color="auto"/>
        <w:left w:val="none" w:sz="0" w:space="0" w:color="auto"/>
        <w:bottom w:val="none" w:sz="0" w:space="0" w:color="auto"/>
        <w:right w:val="none" w:sz="0" w:space="0" w:color="auto"/>
      </w:divBdr>
    </w:div>
    <w:div w:id="2045905798">
      <w:bodyDiv w:val="1"/>
      <w:marLeft w:val="0"/>
      <w:marRight w:val="0"/>
      <w:marTop w:val="0"/>
      <w:marBottom w:val="0"/>
      <w:divBdr>
        <w:top w:val="none" w:sz="0" w:space="0" w:color="auto"/>
        <w:left w:val="none" w:sz="0" w:space="0" w:color="auto"/>
        <w:bottom w:val="none" w:sz="0" w:space="0" w:color="auto"/>
        <w:right w:val="none" w:sz="0" w:space="0" w:color="auto"/>
      </w:divBdr>
      <w:divsChild>
        <w:div w:id="150950827">
          <w:marLeft w:val="0"/>
          <w:marRight w:val="0"/>
          <w:marTop w:val="0"/>
          <w:marBottom w:val="0"/>
          <w:divBdr>
            <w:top w:val="none" w:sz="0" w:space="0" w:color="auto"/>
            <w:left w:val="none" w:sz="0" w:space="0" w:color="auto"/>
            <w:bottom w:val="none" w:sz="0" w:space="0" w:color="auto"/>
            <w:right w:val="none" w:sz="0" w:space="0" w:color="auto"/>
          </w:divBdr>
          <w:divsChild>
            <w:div w:id="696008899">
              <w:marLeft w:val="0"/>
              <w:marRight w:val="0"/>
              <w:marTop w:val="0"/>
              <w:marBottom w:val="0"/>
              <w:divBdr>
                <w:top w:val="none" w:sz="0" w:space="0" w:color="auto"/>
                <w:left w:val="none" w:sz="0" w:space="0" w:color="auto"/>
                <w:bottom w:val="none" w:sz="0" w:space="0" w:color="auto"/>
                <w:right w:val="none" w:sz="0" w:space="0" w:color="auto"/>
              </w:divBdr>
              <w:divsChild>
                <w:div w:id="2109041919">
                  <w:marLeft w:val="0"/>
                  <w:marRight w:val="0"/>
                  <w:marTop w:val="0"/>
                  <w:marBottom w:val="0"/>
                  <w:divBdr>
                    <w:top w:val="none" w:sz="0" w:space="0" w:color="auto"/>
                    <w:left w:val="none" w:sz="0" w:space="0" w:color="auto"/>
                    <w:bottom w:val="none" w:sz="0" w:space="0" w:color="auto"/>
                    <w:right w:val="none" w:sz="0" w:space="0" w:color="auto"/>
                  </w:divBdr>
                  <w:divsChild>
                    <w:div w:id="955797129">
                      <w:marLeft w:val="0"/>
                      <w:marRight w:val="0"/>
                      <w:marTop w:val="0"/>
                      <w:marBottom w:val="0"/>
                      <w:divBdr>
                        <w:top w:val="none" w:sz="0" w:space="0" w:color="auto"/>
                        <w:left w:val="none" w:sz="0" w:space="0" w:color="auto"/>
                        <w:bottom w:val="none" w:sz="0" w:space="0" w:color="auto"/>
                        <w:right w:val="none" w:sz="0" w:space="0" w:color="auto"/>
                      </w:divBdr>
                      <w:divsChild>
                        <w:div w:id="1989508423">
                          <w:marLeft w:val="0"/>
                          <w:marRight w:val="0"/>
                          <w:marTop w:val="0"/>
                          <w:marBottom w:val="0"/>
                          <w:divBdr>
                            <w:top w:val="none" w:sz="0" w:space="0" w:color="auto"/>
                            <w:left w:val="none" w:sz="0" w:space="0" w:color="auto"/>
                            <w:bottom w:val="none" w:sz="0" w:space="0" w:color="auto"/>
                            <w:right w:val="none" w:sz="0" w:space="0" w:color="auto"/>
                          </w:divBdr>
                          <w:divsChild>
                            <w:div w:id="199105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222545">
      <w:bodyDiv w:val="1"/>
      <w:marLeft w:val="0"/>
      <w:marRight w:val="0"/>
      <w:marTop w:val="0"/>
      <w:marBottom w:val="0"/>
      <w:divBdr>
        <w:top w:val="none" w:sz="0" w:space="0" w:color="auto"/>
        <w:left w:val="none" w:sz="0" w:space="0" w:color="auto"/>
        <w:bottom w:val="none" w:sz="0" w:space="0" w:color="auto"/>
        <w:right w:val="none" w:sz="0" w:space="0" w:color="auto"/>
      </w:divBdr>
    </w:div>
    <w:div w:id="2061123274">
      <w:bodyDiv w:val="1"/>
      <w:marLeft w:val="0"/>
      <w:marRight w:val="0"/>
      <w:marTop w:val="0"/>
      <w:marBottom w:val="0"/>
      <w:divBdr>
        <w:top w:val="none" w:sz="0" w:space="0" w:color="auto"/>
        <w:left w:val="none" w:sz="0" w:space="0" w:color="auto"/>
        <w:bottom w:val="none" w:sz="0" w:space="0" w:color="auto"/>
        <w:right w:val="none" w:sz="0" w:space="0" w:color="auto"/>
      </w:divBdr>
    </w:div>
    <w:div w:id="2079932659">
      <w:bodyDiv w:val="1"/>
      <w:marLeft w:val="0"/>
      <w:marRight w:val="0"/>
      <w:marTop w:val="0"/>
      <w:marBottom w:val="0"/>
      <w:divBdr>
        <w:top w:val="none" w:sz="0" w:space="0" w:color="auto"/>
        <w:left w:val="none" w:sz="0" w:space="0" w:color="auto"/>
        <w:bottom w:val="none" w:sz="0" w:space="0" w:color="auto"/>
        <w:right w:val="none" w:sz="0" w:space="0" w:color="auto"/>
      </w:divBdr>
    </w:div>
    <w:div w:id="2089039889">
      <w:bodyDiv w:val="1"/>
      <w:marLeft w:val="0"/>
      <w:marRight w:val="0"/>
      <w:marTop w:val="0"/>
      <w:marBottom w:val="0"/>
      <w:divBdr>
        <w:top w:val="none" w:sz="0" w:space="0" w:color="auto"/>
        <w:left w:val="none" w:sz="0" w:space="0" w:color="auto"/>
        <w:bottom w:val="none" w:sz="0" w:space="0" w:color="auto"/>
        <w:right w:val="none" w:sz="0" w:space="0" w:color="auto"/>
      </w:divBdr>
    </w:div>
    <w:div w:id="2104497520">
      <w:bodyDiv w:val="1"/>
      <w:marLeft w:val="0"/>
      <w:marRight w:val="0"/>
      <w:marTop w:val="0"/>
      <w:marBottom w:val="0"/>
      <w:divBdr>
        <w:top w:val="none" w:sz="0" w:space="0" w:color="auto"/>
        <w:left w:val="none" w:sz="0" w:space="0" w:color="auto"/>
        <w:bottom w:val="none" w:sz="0" w:space="0" w:color="auto"/>
        <w:right w:val="none" w:sz="0" w:space="0" w:color="auto"/>
      </w:divBdr>
    </w:div>
    <w:div w:id="2131777083">
      <w:bodyDiv w:val="1"/>
      <w:marLeft w:val="0"/>
      <w:marRight w:val="0"/>
      <w:marTop w:val="0"/>
      <w:marBottom w:val="0"/>
      <w:divBdr>
        <w:top w:val="none" w:sz="0" w:space="0" w:color="auto"/>
        <w:left w:val="none" w:sz="0" w:space="0" w:color="auto"/>
        <w:bottom w:val="none" w:sz="0" w:space="0" w:color="auto"/>
        <w:right w:val="none" w:sz="0" w:space="0" w:color="auto"/>
      </w:divBdr>
    </w:div>
    <w:div w:id="2131897931">
      <w:bodyDiv w:val="1"/>
      <w:marLeft w:val="0"/>
      <w:marRight w:val="0"/>
      <w:marTop w:val="0"/>
      <w:marBottom w:val="0"/>
      <w:divBdr>
        <w:top w:val="none" w:sz="0" w:space="0" w:color="auto"/>
        <w:left w:val="none" w:sz="0" w:space="0" w:color="auto"/>
        <w:bottom w:val="none" w:sz="0" w:space="0" w:color="auto"/>
        <w:right w:val="none" w:sz="0" w:space="0" w:color="auto"/>
      </w:divBdr>
    </w:div>
    <w:div w:id="21397147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4A577-444A-4D49-92E1-C98298E7BED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Bhargav Patel</dc:creator>
  <keywords/>
  <dc:description/>
  <lastModifiedBy>Aleksandar Cvetkovic</lastModifiedBy>
  <revision>3</revision>
  <lastPrinted>2025-11-24T11:36:00.0000000Z</lastPrinted>
  <dcterms:created xsi:type="dcterms:W3CDTF">2026-09-12T03:12:00.0000000Z</dcterms:created>
  <dcterms:modified xsi:type="dcterms:W3CDTF">2026-09-15T12:31:13.1833386Z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11f3eb07e89e51f0b5c1a995e614501456e221b1151a304d2949d901ec178a18</vt:lpwstr>
  </property>
</Properties>
</file>